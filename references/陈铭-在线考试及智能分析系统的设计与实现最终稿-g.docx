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65117">
      <w:pPr>
        <w:wordWrap/>
        <w:autoSpaceDE w:val="0"/>
        <w:autoSpaceDN w:val="0"/>
        <w:rPr>
          <w:rFonts w:ascii="Times New Roman" w:hAnsi="Times New Roman"/>
          <w:sz w:val="44"/>
          <w:szCs w:val="44"/>
        </w:rPr>
      </w:pPr>
      <w:bookmarkStart w:id="95" w:name="_GoBack"/>
      <w:bookmarkEnd w:id="95"/>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r>
        <w:rPr>
          <w:rFonts w:ascii="Times New Roman" w:hAnsi="Times New Roman"/>
          <w:sz w:val="44"/>
          <w:szCs w:val="44"/>
        </w:rPr>
        <w:tab/>
      </w:r>
    </w:p>
    <w:p w14:paraId="3D71CE2D">
      <w:pPr>
        <w:wordWrap/>
        <w:autoSpaceDE w:val="0"/>
        <w:autoSpaceDN w:val="0"/>
        <w:jc w:val="center"/>
        <w:rPr>
          <w:rFonts w:ascii="Times New Roman" w:hAnsi="Times New Roman"/>
          <w:sz w:val="28"/>
        </w:rPr>
      </w:pPr>
      <w:r>
        <w:rPr>
          <w:rFonts w:hint="eastAsia" w:ascii="Times New Roman" w:hAnsi="Times New Roman"/>
          <w:sz w:val="52"/>
        </w:rPr>
        <w:t xml:space="preserve">                    </w:t>
      </w:r>
      <w:r>
        <w:rPr>
          <w:rFonts w:ascii="Times New Roman" w:hAnsi="Times New Roman"/>
          <w:sz w:val="28"/>
        </w:rPr>
        <w:t>密级：</w:t>
      </w:r>
      <w:r>
        <w:rPr>
          <w:rFonts w:ascii="Times New Roman" w:hAnsi="Times New Roman"/>
          <w:sz w:val="28"/>
          <w:u w:val="single"/>
        </w:rPr>
        <w:t xml:space="preserve">         </w:t>
      </w:r>
    </w:p>
    <w:p w14:paraId="51FF60A0">
      <w:pPr>
        <w:tabs>
          <w:tab w:val="left" w:pos="8364"/>
        </w:tabs>
        <w:wordWrap/>
        <w:autoSpaceDE w:val="0"/>
        <w:autoSpaceDN w:val="0"/>
        <w:spacing w:line="360" w:lineRule="auto"/>
        <w:rPr>
          <w:rFonts w:ascii="Times New Roman" w:hAnsi="Times New Roman"/>
          <w:sz w:val="28"/>
          <w:szCs w:val="28"/>
        </w:rPr>
      </w:pPr>
      <w:r>
        <w:rPr>
          <w:rFonts w:ascii="Times New Roman" w:hAnsi="Times New Roman"/>
        </w:rPr>
        <mc:AlternateContent>
          <mc:Choice Requires="wpg">
            <w:drawing>
              <wp:anchor distT="0" distB="0" distL="114300" distR="114300" simplePos="0" relativeHeight="251670528" behindDoc="0" locked="0" layoutInCell="1" allowOverlap="1">
                <wp:simplePos x="0" y="0"/>
                <wp:positionH relativeFrom="column">
                  <wp:posOffset>1473200</wp:posOffset>
                </wp:positionH>
                <wp:positionV relativeFrom="paragraph">
                  <wp:posOffset>323215</wp:posOffset>
                </wp:positionV>
                <wp:extent cx="2771775" cy="674370"/>
                <wp:effectExtent l="0" t="0" r="0" b="0"/>
                <wp:wrapNone/>
                <wp:docPr id="59" name="组合 4"/>
                <wp:cNvGraphicFramePr/>
                <a:graphic xmlns:a="http://schemas.openxmlformats.org/drawingml/2006/main">
                  <a:graphicData uri="http://schemas.microsoft.com/office/word/2010/wordprocessingGroup">
                    <wpg:wgp>
                      <wpg:cNvGrpSpPr/>
                      <wpg:grpSpPr>
                        <a:xfrm>
                          <a:off x="0" y="0"/>
                          <a:ext cx="2771775" cy="674370"/>
                          <a:chOff x="1" y="0"/>
                          <a:chExt cx="3034460" cy="766650"/>
                        </a:xfrm>
                      </wpg:grpSpPr>
                      <pic:pic xmlns:pic="http://schemas.openxmlformats.org/drawingml/2006/picture">
                        <pic:nvPicPr>
                          <pic:cNvPr id="1415358062" name="图片 60" descr="C:\Users\Administrator\Desktop\u=976574354,3315049982&amp;fm=214&amp;gp=0.jp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1" y="9471"/>
                            <a:ext cx="771650" cy="686871"/>
                          </a:xfrm>
                          <a:prstGeom prst="rect">
                            <a:avLst/>
                          </a:prstGeom>
                          <a:noFill/>
                          <a:ln>
                            <a:noFill/>
                          </a:ln>
                        </pic:spPr>
                      </pic:pic>
                      <pic:pic xmlns:pic="http://schemas.openxmlformats.org/drawingml/2006/picture">
                        <pic:nvPicPr>
                          <pic:cNvPr id="1517498402" name="图片 6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904877" y="0"/>
                            <a:ext cx="2129584" cy="766650"/>
                          </a:xfrm>
                          <a:prstGeom prst="rect">
                            <a:avLst/>
                          </a:prstGeom>
                          <a:noFill/>
                        </pic:spPr>
                      </pic:pic>
                    </wpg:wgp>
                  </a:graphicData>
                </a:graphic>
              </wp:anchor>
            </w:drawing>
          </mc:Choice>
          <mc:Fallback>
            <w:pict>
              <v:group id="组合 4" o:spid="_x0000_s1026" o:spt="203" style="position:absolute;left:0pt;margin-left:116pt;margin-top:25.45pt;height:53.1pt;width:218.25pt;z-index:251670528;mso-width-relative:page;mso-height-relative:page;" coordorigin="1,0" coordsize="3034460,766650" o:gfxdata="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">
                <o:lock v:ext="edit" aspectratio="f"/>
                <v:shape id="图片 60" o:spid="_x0000_s1026" o:spt="75" alt="C:\Users\Administrator\Desktop\u=976574354,3315049982&amp;fm=214&amp;gp=0.jpg" type="#_x0000_t75" style="position:absolute;left:1;top:9471;height:686871;width:771650;" filled="f" o:preferrelative="t" stroked="f" coordsize="21600,21600" o:gfxdata="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eydqwwAAAOMAAAAPAAAAAAAAAAEAIAAAACIAAABkcnMvZG93bnJldi54bWxQSwECFAAUAAAACACH&#10;TuJAMy8FnjsAAAA5AAAAEAAAAAAAAAABACAAAAASAQAAZHJzL3NoYXBleG1sLnhtbFBLBQYAAAAA&#10;BgAGAFsBAAC8AwAAAAA=&#10;">
                  <v:fill on="f" focussize="0,0"/>
                  <v:stroke on="f"/>
                  <v:imagedata r:id="rId15" o:title=""/>
                  <o:lock v:ext="edit" aspectratio="t"/>
                </v:shape>
                <v:shape id="图片 61" o:spid="_x0000_s1026" o:spt="75" type="#_x0000_t75" style="position:absolute;left:904877;top:0;height:766650;width:2129584;" filled="f" o:preferrelative="t" stroked="f" coordsize="21600,21600" o:gfxdata="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iw&#10;+mXCAAAA4wAAAA8AAAAAAAAAAQAgAAAAIgAAAGRycy9kb3ducmV2LnhtbFBLAQIUABQAAAAIAIdO&#10;4kAzLwWeOwAAADkAAAAQAAAAAAAAAAEAIAAAABEBAABkcnMvc2hhcGV4bWwueG1sUEsFBgAAAAAG&#10;AAYAWwEAALsDAAAAAA==&#10;">
                  <v:fill on="f" focussize="0,0"/>
                  <v:stroke on="f"/>
                  <v:imagedata r:id="rId16" o:title=""/>
                  <o:lock v:ext="edit" aspectratio="t"/>
                </v:shape>
              </v:group>
            </w:pict>
          </mc:Fallback>
        </mc:AlternateContent>
      </w:r>
    </w:p>
    <w:p w14:paraId="4D2AB084">
      <w:pPr>
        <w:wordWrap/>
        <w:autoSpaceDE w:val="0"/>
        <w:autoSpaceDN w:val="0"/>
        <w:jc w:val="center"/>
        <w:rPr>
          <w:rFonts w:ascii="Times New Roman" w:hAnsi="Times New Roman"/>
          <w:b/>
          <w:sz w:val="72"/>
          <w:szCs w:val="72"/>
        </w:rPr>
      </w:pPr>
    </w:p>
    <w:p w14:paraId="79C2A259">
      <w:pPr>
        <w:wordWrap/>
        <w:autoSpaceDE w:val="0"/>
        <w:autoSpaceDN w:val="0"/>
        <w:jc w:val="left"/>
        <w:rPr>
          <w:rFonts w:ascii="Times New Roman" w:hAnsi="Times New Roman"/>
          <w:b/>
          <w:sz w:val="72"/>
          <w:szCs w:val="72"/>
        </w:rPr>
      </w:pPr>
    </w:p>
    <w:p w14:paraId="3ADB2DD6">
      <w:pPr>
        <w:wordWrap/>
        <w:autoSpaceDE w:val="0"/>
        <w:autoSpaceDN w:val="0"/>
        <w:jc w:val="center"/>
        <w:rPr>
          <w:rFonts w:ascii="Times New Roman" w:hAnsi="Times New Roman"/>
          <w:b/>
          <w:sz w:val="60"/>
          <w:szCs w:val="60"/>
        </w:rPr>
      </w:pPr>
      <w:r>
        <w:rPr>
          <w:rFonts w:hint="eastAsia" w:ascii="Times New Roman" w:hAnsi="Times New Roman"/>
          <w:b/>
          <w:sz w:val="60"/>
          <w:szCs w:val="60"/>
        </w:rPr>
        <w:t>本科毕业论文（设计）</w:t>
      </w:r>
    </w:p>
    <w:p w14:paraId="057A4E2D">
      <w:pPr>
        <w:wordWrap/>
        <w:autoSpaceDE w:val="0"/>
        <w:autoSpaceDN w:val="0"/>
        <w:spacing w:line="360" w:lineRule="auto"/>
        <w:jc w:val="center"/>
        <w:rPr>
          <w:rFonts w:ascii="Times New Roman" w:hAnsi="Times New Roman"/>
          <w:sz w:val="30"/>
          <w:szCs w:val="30"/>
        </w:rPr>
      </w:pPr>
    </w:p>
    <w:p w14:paraId="4015C93F">
      <w:pPr>
        <w:wordWrap/>
        <w:autoSpaceDE w:val="0"/>
        <w:autoSpaceDN w:val="0"/>
        <w:spacing w:line="360" w:lineRule="auto"/>
        <w:jc w:val="center"/>
        <w:rPr>
          <w:rFonts w:ascii="Times New Roman" w:hAnsi="Times New Roman"/>
          <w:sz w:val="30"/>
          <w:szCs w:val="30"/>
        </w:rPr>
      </w:pPr>
    </w:p>
    <w:p w14:paraId="1ED658DF">
      <w:pPr>
        <w:wordWrap/>
        <w:autoSpaceDE w:val="0"/>
        <w:autoSpaceDN w:val="0"/>
        <w:spacing w:line="360" w:lineRule="auto"/>
        <w:jc w:val="center"/>
        <w:rPr>
          <w:rFonts w:ascii="Times New Roman" w:hAnsi="Times New Roman"/>
          <w:sz w:val="30"/>
          <w:szCs w:val="30"/>
        </w:rPr>
      </w:pPr>
    </w:p>
    <w:p w14:paraId="201C1477">
      <w:pPr>
        <w:wordWrap/>
        <w:autoSpaceDE w:val="0"/>
        <w:autoSpaceDN w:val="0"/>
        <w:ind w:left="420" w:firstLine="420"/>
        <w:rPr>
          <w:rFonts w:ascii="Times New Roman" w:hAnsi="Times New Roman"/>
          <w:sz w:val="30"/>
          <w:szCs w:val="30"/>
        </w:rPr>
      </w:pPr>
      <w:r>
        <w:rPr>
          <w:rFonts w:ascii="Times New Roman" w:hAnsi="Times New Roman"/>
          <w:sz w:val="30"/>
          <w:szCs w:val="30"/>
        </w:rPr>
        <w:t>题目</w:t>
      </w:r>
      <w:r>
        <w:rPr>
          <w:rFonts w:hint="eastAsia" w:ascii="Times New Roman" w:hAnsi="Times New Roman"/>
          <w:sz w:val="30"/>
          <w:szCs w:val="30"/>
        </w:rPr>
        <w:t xml:space="preserve">  </w:t>
      </w:r>
      <w:r>
        <w:rPr>
          <w:rFonts w:hint="eastAsia" w:ascii="Times New Roman" w:hAnsi="Times New Roman"/>
          <w:sz w:val="30"/>
          <w:szCs w:val="30"/>
          <w:u w:val="single"/>
        </w:rPr>
        <w:t xml:space="preserve">   在线考试及智能分析系统的设计与实现       </w:t>
      </w:r>
    </w:p>
    <w:p w14:paraId="7049EE92">
      <w:pPr>
        <w:wordWrap/>
        <w:autoSpaceDE w:val="0"/>
        <w:autoSpaceDN w:val="0"/>
        <w:ind w:left="420" w:firstLine="420"/>
        <w:jc w:val="center"/>
        <w:rPr>
          <w:rFonts w:ascii="Times New Roman" w:hAnsi="Times New Roman"/>
          <w:sz w:val="30"/>
          <w:szCs w:val="30"/>
        </w:rPr>
      </w:pPr>
    </w:p>
    <w:p w14:paraId="5F5252F8">
      <w:pPr>
        <w:tabs>
          <w:tab w:val="left" w:pos="7371"/>
          <w:tab w:val="left" w:pos="7513"/>
        </w:tabs>
        <w:wordWrap/>
        <w:autoSpaceDE w:val="0"/>
        <w:autoSpaceDN w:val="0"/>
        <w:ind w:left="1260"/>
        <w:rPr>
          <w:rFonts w:ascii="Times New Roman" w:hAnsi="Times New Roman"/>
          <w:sz w:val="30"/>
          <w:szCs w:val="30"/>
        </w:rPr>
      </w:pPr>
      <w:r>
        <w:rPr>
          <w:rFonts w:ascii="Times New Roman" w:hAnsi="Times New Roman"/>
          <w:sz w:val="30"/>
          <w:szCs w:val="30"/>
        </w:rPr>
        <w:t>学</w:t>
      </w:r>
      <w:r>
        <w:rPr>
          <w:rFonts w:hint="eastAsia" w:ascii="Times New Roman" w:hAnsi="Times New Roman"/>
          <w:sz w:val="30"/>
          <w:szCs w:val="30"/>
        </w:rPr>
        <w:t xml:space="preserve">    </w:t>
      </w:r>
      <w:r>
        <w:rPr>
          <w:rFonts w:ascii="Times New Roman" w:hAnsi="Times New Roman"/>
          <w:sz w:val="30"/>
          <w:szCs w:val="30"/>
        </w:rPr>
        <w:t>院</w:t>
      </w:r>
      <w:r>
        <w:rPr>
          <w:rFonts w:hint="eastAsia" w:ascii="Times New Roman" w:hAnsi="Times New Roman"/>
          <w:sz w:val="30"/>
          <w:szCs w:val="30"/>
        </w:rPr>
        <w:t xml:space="preserve">  </w:t>
      </w:r>
      <w:r>
        <w:rPr>
          <w:rFonts w:hint="eastAsia" w:ascii="Times New Roman" w:hAnsi="Times New Roman"/>
          <w:sz w:val="30"/>
          <w:szCs w:val="30"/>
          <w:u w:val="single"/>
        </w:rPr>
        <w:t xml:space="preserve">       电子与信息工程学院     </w:t>
      </w:r>
    </w:p>
    <w:p w14:paraId="7445DEB7">
      <w:pPr>
        <w:wordWrap/>
        <w:autoSpaceDE w:val="0"/>
        <w:autoSpaceDN w:val="0"/>
        <w:ind w:left="1260"/>
        <w:rPr>
          <w:rFonts w:ascii="Times New Roman" w:hAnsi="Times New Roman"/>
          <w:sz w:val="30"/>
          <w:szCs w:val="30"/>
        </w:rPr>
      </w:pPr>
      <w:r>
        <w:rPr>
          <w:rFonts w:hint="eastAsia" w:ascii="Times New Roman" w:hAnsi="Times New Roman"/>
          <w:sz w:val="30"/>
          <w:szCs w:val="30"/>
        </w:rPr>
        <w:t xml:space="preserve">专    业  </w:t>
      </w:r>
      <w:r>
        <w:rPr>
          <w:rFonts w:hint="eastAsia" w:ascii="Times New Roman" w:hAnsi="Times New Roman"/>
          <w:sz w:val="30"/>
          <w:szCs w:val="30"/>
          <w:u w:val="single"/>
        </w:rPr>
        <w:t xml:space="preserve">        软件工程              </w:t>
      </w:r>
    </w:p>
    <w:p w14:paraId="377DFE87">
      <w:pPr>
        <w:wordWrap/>
        <w:autoSpaceDE w:val="0"/>
        <w:autoSpaceDN w:val="0"/>
        <w:ind w:left="1260"/>
        <w:rPr>
          <w:rFonts w:ascii="Times New Roman" w:hAnsi="Times New Roman"/>
          <w:sz w:val="30"/>
          <w:szCs w:val="30"/>
          <w:u w:val="single"/>
        </w:rPr>
      </w:pPr>
      <w:r>
        <w:rPr>
          <w:rFonts w:hint="eastAsia" w:ascii="Times New Roman" w:hAnsi="Times New Roman"/>
          <w:sz w:val="30"/>
          <w:szCs w:val="30"/>
        </w:rPr>
        <w:t xml:space="preserve">班    级  </w:t>
      </w:r>
      <w:r>
        <w:rPr>
          <w:rFonts w:hint="eastAsia" w:ascii="Times New Roman" w:hAnsi="Times New Roman"/>
          <w:sz w:val="30"/>
          <w:szCs w:val="30"/>
          <w:u w:val="single"/>
        </w:rPr>
        <w:t xml:space="preserve">        21软件3班             </w:t>
      </w:r>
    </w:p>
    <w:p w14:paraId="779A582E">
      <w:pPr>
        <w:wordWrap/>
        <w:autoSpaceDE w:val="0"/>
        <w:autoSpaceDN w:val="0"/>
        <w:ind w:left="1260"/>
        <w:rPr>
          <w:rFonts w:ascii="Times New Roman" w:hAnsi="Times New Roman"/>
          <w:sz w:val="30"/>
          <w:szCs w:val="30"/>
          <w:u w:val="single"/>
        </w:rPr>
      </w:pPr>
      <w:r>
        <w:rPr>
          <w:rFonts w:ascii="Times New Roman" w:hAnsi="Times New Roman"/>
          <w:sz w:val="30"/>
          <w:szCs w:val="30"/>
        </w:rPr>
        <w:t>学</w:t>
      </w:r>
      <w:r>
        <w:rPr>
          <w:rFonts w:hint="eastAsia" w:ascii="Times New Roman" w:hAnsi="Times New Roman"/>
          <w:sz w:val="30"/>
          <w:szCs w:val="30"/>
        </w:rPr>
        <w:t xml:space="preserve">    号  </w:t>
      </w:r>
      <w:r>
        <w:rPr>
          <w:rFonts w:hint="eastAsia" w:ascii="Times New Roman" w:hAnsi="Times New Roman"/>
          <w:sz w:val="30"/>
          <w:szCs w:val="30"/>
          <w:u w:val="single"/>
        </w:rPr>
        <w:t xml:space="preserve">      </w:t>
      </w:r>
      <w:r>
        <w:rPr>
          <w:rFonts w:ascii="Times New Roman" w:hAnsi="Times New Roman"/>
          <w:sz w:val="30"/>
          <w:szCs w:val="30"/>
          <w:u w:val="single"/>
        </w:rPr>
        <w:t xml:space="preserve"> </w:t>
      </w:r>
      <w:r>
        <w:rPr>
          <w:rFonts w:hint="eastAsia" w:ascii="Times New Roman" w:hAnsi="Times New Roman"/>
          <w:sz w:val="30"/>
          <w:szCs w:val="30"/>
          <w:u w:val="single"/>
        </w:rPr>
        <w:t xml:space="preserve">2109132025             </w:t>
      </w:r>
    </w:p>
    <w:p w14:paraId="7735E66D">
      <w:pPr>
        <w:wordWrap/>
        <w:autoSpaceDE w:val="0"/>
        <w:autoSpaceDN w:val="0"/>
        <w:ind w:left="1260"/>
        <w:rPr>
          <w:rFonts w:ascii="Times New Roman" w:hAnsi="Times New Roman"/>
          <w:sz w:val="30"/>
          <w:szCs w:val="30"/>
          <w:u w:val="single"/>
        </w:rPr>
      </w:pPr>
      <w:r>
        <w:rPr>
          <w:rFonts w:hint="eastAsia" w:ascii="Times New Roman" w:hAnsi="Times New Roman"/>
          <w:sz w:val="30"/>
          <w:szCs w:val="30"/>
        </w:rPr>
        <w:t xml:space="preserve">姓    名  </w:t>
      </w:r>
      <w:r>
        <w:rPr>
          <w:rFonts w:hint="eastAsia" w:ascii="Times New Roman" w:hAnsi="Times New Roman"/>
          <w:sz w:val="30"/>
          <w:szCs w:val="30"/>
          <w:u w:val="single"/>
        </w:rPr>
        <w:t xml:space="preserve">         陈铭                 </w:t>
      </w:r>
    </w:p>
    <w:p w14:paraId="69D5DE67">
      <w:pPr>
        <w:wordWrap/>
        <w:autoSpaceDE w:val="0"/>
        <w:autoSpaceDN w:val="0"/>
        <w:ind w:left="1260"/>
        <w:rPr>
          <w:rFonts w:ascii="Times New Roman" w:hAnsi="Times New Roman"/>
          <w:sz w:val="30"/>
          <w:szCs w:val="30"/>
          <w:u w:val="single"/>
        </w:rPr>
      </w:pPr>
      <w:r>
        <w:rPr>
          <w:rFonts w:hint="eastAsia" w:ascii="Times New Roman" w:hAnsi="Times New Roman"/>
          <w:sz w:val="30"/>
          <w:szCs w:val="30"/>
        </w:rPr>
        <w:t xml:space="preserve">指导老师  </w:t>
      </w:r>
      <w:r>
        <w:rPr>
          <w:rFonts w:hint="eastAsia" w:ascii="Times New Roman" w:hAnsi="Times New Roman"/>
          <w:sz w:val="30"/>
          <w:szCs w:val="30"/>
          <w:u w:val="single"/>
        </w:rPr>
        <w:t xml:space="preserve">         郭晨                 </w:t>
      </w:r>
    </w:p>
    <w:p w14:paraId="4CC20A88">
      <w:pPr>
        <w:wordWrap/>
        <w:autoSpaceDE w:val="0"/>
        <w:autoSpaceDN w:val="0"/>
        <w:ind w:left="1259"/>
        <w:jc w:val="left"/>
        <w:rPr>
          <w:rFonts w:ascii="Times New Roman" w:hAnsi="Times New Roman"/>
          <w:sz w:val="30"/>
          <w:szCs w:val="30"/>
          <w:u w:val="single"/>
        </w:rPr>
      </w:pPr>
      <w:r>
        <w:rPr>
          <w:rFonts w:hint="eastAsia" w:ascii="Times New Roman" w:hAnsi="Times New Roman"/>
          <w:sz w:val="30"/>
          <w:szCs w:val="30"/>
        </w:rPr>
        <w:t xml:space="preserve">起讫时间  </w:t>
      </w:r>
      <w:r>
        <w:rPr>
          <w:rFonts w:hint="eastAsia" w:ascii="Times New Roman" w:hAnsi="Times New Roman"/>
          <w:sz w:val="30"/>
          <w:szCs w:val="30"/>
          <w:u w:val="single"/>
        </w:rPr>
        <w:t xml:space="preserve">     </w:t>
      </w:r>
      <w:r>
        <w:rPr>
          <w:rFonts w:ascii="Times New Roman" w:hAnsi="Times New Roman" w:cs="Times New Roman"/>
          <w:sz w:val="30"/>
          <w:szCs w:val="30"/>
          <w:u w:val="single"/>
        </w:rPr>
        <w:t>202</w:t>
      </w:r>
      <w:r>
        <w:rPr>
          <w:rFonts w:hint="eastAsia" w:ascii="Times New Roman" w:hAnsi="Times New Roman" w:cs="Times New Roman"/>
          <w:sz w:val="30"/>
          <w:szCs w:val="30"/>
          <w:u w:val="single"/>
        </w:rPr>
        <w:t>4</w:t>
      </w:r>
      <w:r>
        <w:rPr>
          <w:rFonts w:ascii="Times New Roman" w:hAnsi="Times New Roman" w:cs="Times New Roman"/>
          <w:sz w:val="30"/>
          <w:szCs w:val="30"/>
          <w:u w:val="single"/>
        </w:rPr>
        <w:t>.</w:t>
      </w:r>
      <w:r>
        <w:rPr>
          <w:rFonts w:hint="eastAsia" w:ascii="Times New Roman" w:hAnsi="Times New Roman" w:cs="Times New Roman"/>
          <w:sz w:val="30"/>
          <w:szCs w:val="30"/>
          <w:u w:val="single"/>
        </w:rPr>
        <w:t>7</w:t>
      </w:r>
      <w:r>
        <w:rPr>
          <w:rFonts w:ascii="Times New Roman" w:hAnsi="Times New Roman" w:cs="Times New Roman"/>
          <w:sz w:val="30"/>
          <w:szCs w:val="30"/>
          <w:u w:val="single"/>
        </w:rPr>
        <w:t>——202</w:t>
      </w:r>
      <w:r>
        <w:rPr>
          <w:rFonts w:hint="eastAsia" w:ascii="Times New Roman" w:hAnsi="Times New Roman" w:cs="Times New Roman"/>
          <w:sz w:val="30"/>
          <w:szCs w:val="30"/>
          <w:u w:val="single"/>
        </w:rPr>
        <w:t>5</w:t>
      </w:r>
      <w:r>
        <w:rPr>
          <w:rFonts w:ascii="Times New Roman" w:hAnsi="Times New Roman" w:cs="Times New Roman"/>
          <w:sz w:val="30"/>
          <w:szCs w:val="30"/>
          <w:u w:val="single"/>
        </w:rPr>
        <w:t xml:space="preserve">.5 </w:t>
      </w:r>
      <w:r>
        <w:rPr>
          <w:rFonts w:hint="eastAsia" w:ascii="Times New Roman" w:hAnsi="Times New Roman"/>
          <w:sz w:val="30"/>
          <w:szCs w:val="30"/>
          <w:u w:val="single"/>
        </w:rPr>
        <w:t xml:space="preserve">         </w:t>
      </w:r>
    </w:p>
    <w:p w14:paraId="4B1AD993">
      <w:pPr>
        <w:wordWrap/>
        <w:autoSpaceDE w:val="0"/>
        <w:autoSpaceDN w:val="0"/>
        <w:spacing w:line="400" w:lineRule="exact"/>
        <w:ind w:left="1678"/>
        <w:jc w:val="center"/>
        <w:rPr>
          <w:rFonts w:ascii="Times New Roman" w:hAnsi="Times New Roman"/>
          <w:sz w:val="30"/>
          <w:szCs w:val="30"/>
        </w:rPr>
      </w:pPr>
    </w:p>
    <w:p w14:paraId="6019B1E5">
      <w:pPr>
        <w:wordWrap/>
        <w:autoSpaceDE w:val="0"/>
        <w:autoSpaceDN w:val="0"/>
        <w:jc w:val="center"/>
        <w:rPr>
          <w:rFonts w:ascii="Times New Roman" w:hAnsi="Times New Roman"/>
          <w:sz w:val="30"/>
          <w:szCs w:val="30"/>
        </w:rPr>
      </w:pPr>
      <w:r>
        <w:rPr>
          <w:rFonts w:hint="eastAsia" w:ascii="Times New Roman" w:hAnsi="Times New Roman"/>
          <w:sz w:val="30"/>
          <w:szCs w:val="30"/>
        </w:rPr>
        <w:t>教 务 处 印 制</w:t>
      </w:r>
    </w:p>
    <w:p w14:paraId="54CA81B2">
      <w:pPr>
        <w:wordWrap/>
        <w:autoSpaceDE w:val="0"/>
        <w:autoSpaceDN w:val="0"/>
        <w:jc w:val="center"/>
        <w:rPr>
          <w:rFonts w:ascii="Times New Roman" w:hAnsi="Times New Roman"/>
          <w:sz w:val="30"/>
          <w:szCs w:val="30"/>
        </w:rPr>
      </w:pPr>
    </w:p>
    <w:p w14:paraId="77DE6BE4">
      <w:pPr>
        <w:wordWrap/>
        <w:autoSpaceDE w:val="0"/>
        <w:autoSpaceDN w:val="0"/>
        <w:jc w:val="center"/>
        <w:rPr>
          <w:rFonts w:ascii="Times New Roman" w:hAnsi="Times New Roman"/>
          <w:sz w:val="30"/>
          <w:szCs w:val="30"/>
        </w:rPr>
      </w:pPr>
    </w:p>
    <w:p w14:paraId="2ADE0F0D">
      <w:pPr>
        <w:wordWrap/>
        <w:autoSpaceDE w:val="0"/>
        <w:autoSpaceDN w:val="0"/>
        <w:jc w:val="center"/>
        <w:rPr>
          <w:rFonts w:ascii="Times New Roman" w:hAnsi="Times New Roman"/>
          <w:sz w:val="30"/>
          <w:szCs w:val="30"/>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footnotePr>
          <w:pgSz w:w="11906" w:h="16838"/>
          <w:pgMar w:top="1701" w:right="1418" w:bottom="1418" w:left="1418" w:header="1077" w:footer="992" w:gutter="0"/>
          <w:pgNumType w:fmt="numberInDash" w:start="1"/>
          <w:cols w:space="425" w:num="1"/>
          <w:docGrid w:type="lines" w:linePitch="312" w:charSpace="0"/>
        </w:sectPr>
      </w:pPr>
    </w:p>
    <w:p w14:paraId="23F43E11">
      <w:pPr>
        <w:wordWrap/>
        <w:autoSpaceDE w:val="0"/>
        <w:autoSpaceDN w:val="0"/>
        <w:spacing w:before="156" w:beforeLines="50" w:line="360" w:lineRule="auto"/>
        <w:jc w:val="center"/>
        <w:rPr>
          <w:rFonts w:ascii="Times New Roman" w:hAnsi="Times New Roman"/>
          <w:sz w:val="32"/>
          <w:szCs w:val="32"/>
        </w:rPr>
      </w:pPr>
      <w:r>
        <w:rPr>
          <w:rFonts w:hint="eastAsia" w:ascii="Times New Roman" w:hAnsi="Times New Roman"/>
          <w:sz w:val="32"/>
          <w:szCs w:val="32"/>
        </w:rPr>
        <w:t>在线考试及</w:t>
      </w:r>
      <w:ins w:id="0" w:author="bearr" w:date="2025-06-03T14:51:32Z">
        <w:r>
          <w:rPr>
            <w:rFonts w:hint="eastAsia" w:ascii="Times New Roman" w:hAnsi="Times New Roman"/>
            <w:sz w:val="32"/>
            <w:szCs w:val="32"/>
            <w:lang w:val="en-US" w:eastAsia="zh-CN"/>
          </w:rPr>
          <w:t>智能</w:t>
        </w:r>
      </w:ins>
      <w:r>
        <w:rPr>
          <w:rFonts w:hint="eastAsia" w:ascii="Times New Roman" w:hAnsi="Times New Roman"/>
          <w:sz w:val="32"/>
          <w:szCs w:val="32"/>
        </w:rPr>
        <w:t>分析系统的设计与实现</w:t>
      </w:r>
    </w:p>
    <w:p w14:paraId="6BFDCB92">
      <w:pPr>
        <w:wordWrap/>
        <w:autoSpaceDE w:val="0"/>
        <w:autoSpaceDN w:val="0"/>
        <w:spacing w:before="156" w:beforeLines="50" w:line="360" w:lineRule="auto"/>
        <w:ind w:left="318"/>
        <w:jc w:val="center"/>
        <w:rPr>
          <w:rFonts w:ascii="Times New Roman" w:hAnsi="Times New Roman"/>
        </w:rPr>
      </w:pPr>
      <w:r>
        <w:rPr>
          <w:rFonts w:hint="eastAsia" w:ascii="Times New Roman" w:hAnsi="Times New Roman"/>
        </w:rPr>
        <w:t>作者：陈铭</w:t>
      </w:r>
    </w:p>
    <w:p w14:paraId="02777F21">
      <w:pPr>
        <w:wordWrap/>
        <w:autoSpaceDE w:val="0"/>
        <w:autoSpaceDN w:val="0"/>
        <w:spacing w:before="156" w:beforeLines="50" w:line="360" w:lineRule="auto"/>
        <w:ind w:left="318"/>
        <w:jc w:val="center"/>
        <w:rPr>
          <w:rFonts w:ascii="Times New Roman" w:hAnsi="Times New Roman"/>
        </w:rPr>
      </w:pPr>
      <w:r>
        <w:rPr>
          <w:rFonts w:hint="eastAsia" w:ascii="Times New Roman" w:hAnsi="Times New Roman"/>
        </w:rPr>
        <w:t xml:space="preserve"> 学院：电子与信息工程学院，班级：21软件3班，学号：2109132025</w:t>
      </w:r>
    </w:p>
    <w:p w14:paraId="3D54B56F">
      <w:pPr>
        <w:wordWrap/>
        <w:autoSpaceDE w:val="0"/>
        <w:autoSpaceDN w:val="0"/>
        <w:spacing w:before="156" w:beforeLines="50" w:line="360" w:lineRule="auto"/>
        <w:ind w:left="318"/>
        <w:jc w:val="center"/>
        <w:rPr>
          <w:rFonts w:ascii="Times New Roman" w:hAnsi="Times New Roman"/>
          <w:b/>
        </w:rPr>
      </w:pPr>
      <w:r>
        <w:rPr>
          <w:rFonts w:hint="eastAsia" w:ascii="Times New Roman" w:hAnsi="Times New Roman"/>
        </w:rPr>
        <w:t>指导老师：郭晨</w:t>
      </w:r>
    </w:p>
    <w:p w14:paraId="75C12FC0">
      <w:pPr>
        <w:wordWrap/>
        <w:autoSpaceDE w:val="0"/>
        <w:autoSpaceDN w:val="0"/>
        <w:adjustRightInd w:val="0"/>
        <w:snapToGrid w:val="0"/>
        <w:spacing w:before="156" w:beforeLines="50" w:line="360" w:lineRule="auto"/>
        <w:jc w:val="left"/>
        <w:rPr>
          <w:rFonts w:ascii="Times New Roman" w:hAnsi="Times New Roman"/>
        </w:rPr>
      </w:pPr>
      <w:r>
        <w:rPr>
          <w:rFonts w:hint="eastAsia" w:ascii="Times New Roman" w:hAnsi="Times New Roman"/>
          <w:b/>
        </w:rPr>
        <w:t>[</w:t>
      </w:r>
      <w:r>
        <w:rPr>
          <w:rFonts w:ascii="Times New Roman" w:hAnsi="Times New Roman"/>
          <w:b/>
        </w:rPr>
        <w:t>摘要</w:t>
      </w:r>
      <w:r>
        <w:rPr>
          <w:rFonts w:hint="eastAsia" w:ascii="Times New Roman" w:hAnsi="Times New Roman"/>
          <w:b/>
        </w:rPr>
        <w:t xml:space="preserve">] </w:t>
      </w:r>
      <w:r>
        <w:rPr>
          <w:rFonts w:ascii="Times New Roman" w:hAnsi="Times New Roman" w:cs="Times New Roman"/>
        </w:rPr>
        <w:t>信息技术革命推动教育数字化转型，构建在线考试及分析系统已成为教育创新的关键课题。</w:t>
      </w:r>
      <w:r>
        <w:rPr>
          <w:rFonts w:ascii="Times New Roman" w:hAnsi="Times New Roman"/>
        </w:rPr>
        <w:t>本文</w:t>
      </w:r>
      <w:r>
        <w:rPr>
          <w:rFonts w:ascii="Times New Roman" w:hAnsi="Times New Roman" w:cs="Times New Roman"/>
        </w:rPr>
        <w:t>致力于整合</w:t>
      </w:r>
      <w:r>
        <w:rPr>
          <w:rFonts w:ascii="Times New Roman" w:hAnsi="Times New Roman"/>
        </w:rPr>
        <w:t>多种</w:t>
      </w:r>
      <w:r>
        <w:rPr>
          <w:rFonts w:hint="eastAsia" w:ascii="Times New Roman" w:hAnsi="Times New Roman"/>
        </w:rPr>
        <w:t>软件</w:t>
      </w:r>
      <w:r>
        <w:rPr>
          <w:rFonts w:ascii="Times New Roman" w:hAnsi="Times New Roman"/>
        </w:rPr>
        <w:t>技术</w:t>
      </w:r>
      <w:r>
        <w:rPr>
          <w:rFonts w:hint="eastAsia" w:ascii="Times New Roman" w:hAnsi="Times New Roman"/>
        </w:rPr>
        <w:t>，</w:t>
      </w:r>
      <w:r>
        <w:rPr>
          <w:rFonts w:ascii="Times New Roman" w:hAnsi="Times New Roman" w:cs="Times New Roman"/>
        </w:rPr>
        <w:t>研</w:t>
      </w:r>
      <w:r>
        <w:rPr>
          <w:rFonts w:hint="eastAsia" w:ascii="Times New Roman" w:hAnsi="Times New Roman" w:cs="Times New Roman"/>
        </w:rPr>
        <w:t>发</w:t>
      </w:r>
      <w:r>
        <w:rPr>
          <w:rFonts w:ascii="Times New Roman" w:hAnsi="Times New Roman" w:cs="Times New Roman"/>
        </w:rPr>
        <w:t>集成化</w:t>
      </w:r>
      <w:r>
        <w:rPr>
          <w:rFonts w:hint="eastAsia" w:ascii="Times New Roman" w:hAnsi="Times New Roman" w:cs="Times New Roman"/>
        </w:rPr>
        <w:t>的</w:t>
      </w:r>
      <w:r>
        <w:rPr>
          <w:rFonts w:ascii="Times New Roman" w:hAnsi="Times New Roman" w:cs="Times New Roman"/>
        </w:rPr>
        <w:t>在线考试平台</w:t>
      </w:r>
      <w:r>
        <w:rPr>
          <w:rFonts w:ascii="Times New Roman" w:hAnsi="Times New Roman"/>
        </w:rPr>
        <w:t>。系统运用了B/S架构，把面向对象方法跟MVC设计模式相结合，这样做对提高系统的可扩展性与维护性有帮助。在实现时，核心模块像在线考试模块、</w:t>
      </w:r>
      <w:r>
        <w:rPr>
          <w:rFonts w:hint="eastAsia" w:ascii="Times New Roman" w:hAnsi="Times New Roman"/>
        </w:rPr>
        <w:t>智能分析</w:t>
      </w:r>
      <w:r>
        <w:rPr>
          <w:rFonts w:ascii="Times New Roman" w:hAnsi="Times New Roman"/>
        </w:rPr>
        <w:t>模块还有用户管理模块都经过了深入的设计与实现，保证了系统高效而且用户友好。本系统运用可视化数据分析技术，把复杂数据转化成容易理解的图表，有效提高了信息传递效率。经过严格的系统测试与评估，本论文</w:t>
      </w:r>
      <w:r>
        <w:rPr>
          <w:rFonts w:hint="eastAsia" w:ascii="Times New Roman" w:hAnsi="Times New Roman"/>
        </w:rPr>
        <w:t>验证</w:t>
      </w:r>
      <w:r>
        <w:rPr>
          <w:rFonts w:ascii="Times New Roman" w:hAnsi="Times New Roman"/>
        </w:rPr>
        <w:t>了在线考试和智能分析系统在实际应用中的可靠性与有效性，这可为未来教育模式的智能化转型提供重要借鉴。本研究旨在进一步推动</w:t>
      </w:r>
      <w:r>
        <w:rPr>
          <w:rFonts w:hint="eastAsia" w:ascii="Times New Roman" w:hAnsi="Times New Roman"/>
        </w:rPr>
        <w:t>无纸化考试和</w:t>
      </w:r>
      <w:r>
        <w:rPr>
          <w:rFonts w:ascii="Times New Roman" w:hAnsi="Times New Roman"/>
        </w:rPr>
        <w:t>智能教育深入发展。</w:t>
      </w:r>
    </w:p>
    <w:p w14:paraId="0F51D416">
      <w:pPr>
        <w:wordWrap/>
        <w:autoSpaceDE w:val="0"/>
        <w:autoSpaceDN w:val="0"/>
        <w:spacing w:before="156" w:beforeLines="50" w:line="360" w:lineRule="auto"/>
        <w:jc w:val="left"/>
        <w:rPr>
          <w:rFonts w:ascii="Times New Roman" w:hAnsi="Times New Roman"/>
          <w:sz w:val="24"/>
        </w:rPr>
      </w:pPr>
      <w:r>
        <w:rPr>
          <w:rFonts w:hint="eastAsia" w:ascii="Times New Roman" w:hAnsi="Times New Roman"/>
          <w:b/>
        </w:rPr>
        <w:t>[</w:t>
      </w:r>
      <w:r>
        <w:rPr>
          <w:rFonts w:ascii="Times New Roman" w:hAnsi="Times New Roman"/>
          <w:b/>
        </w:rPr>
        <w:t>关键词</w:t>
      </w:r>
      <w:r>
        <w:rPr>
          <w:rFonts w:hint="eastAsia" w:ascii="Times New Roman" w:hAnsi="Times New Roman"/>
          <w:b/>
        </w:rPr>
        <w:t>]</w:t>
      </w:r>
      <w:r>
        <w:rPr>
          <w:rFonts w:hint="eastAsia" w:ascii="Times New Roman" w:hAnsi="Times New Roman"/>
        </w:rPr>
        <w:t xml:space="preserve"> </w:t>
      </w:r>
      <w:r>
        <w:rPr>
          <w:rFonts w:ascii="Times New Roman" w:hAnsi="Times New Roman"/>
        </w:rPr>
        <w:t>在线考试</w:t>
      </w:r>
      <w:r>
        <w:rPr>
          <w:rFonts w:hint="eastAsia" w:ascii="Times New Roman" w:hAnsi="Times New Roman"/>
        </w:rPr>
        <w:t>；在线考试系统；数据分析；试卷分析；</w:t>
      </w:r>
      <w:r>
        <w:rPr>
          <w:rFonts w:ascii="Times New Roman" w:hAnsi="Times New Roman"/>
        </w:rPr>
        <w:t>B/S架构</w:t>
      </w:r>
      <w:r>
        <w:rPr>
          <w:rFonts w:ascii="Times New Roman" w:hAnsi="Times New Roman"/>
          <w:sz w:val="24"/>
        </w:rPr>
        <w:t xml:space="preserve"> </w:t>
      </w:r>
    </w:p>
    <w:p w14:paraId="514202DE">
      <w:pPr>
        <w:wordWrap/>
        <w:autoSpaceDE w:val="0"/>
        <w:autoSpaceDN w:val="0"/>
        <w:spacing w:before="156" w:beforeLines="50" w:line="360" w:lineRule="auto"/>
        <w:jc w:val="left"/>
        <w:rPr>
          <w:rFonts w:ascii="Times New Roman" w:hAnsi="Times New Roman"/>
          <w:sz w:val="30"/>
          <w:szCs w:val="30"/>
        </w:rPr>
      </w:pPr>
      <w:r>
        <w:rPr>
          <w:rFonts w:hint="eastAsia" w:ascii="Times New Roman" w:hAnsi="Times New Roman"/>
          <w:sz w:val="30"/>
          <w:szCs w:val="30"/>
        </w:rPr>
        <w:br w:type="page"/>
      </w:r>
    </w:p>
    <w:p w14:paraId="6C74E54C">
      <w:pPr>
        <w:wordWrap/>
        <w:autoSpaceDE w:val="0"/>
        <w:autoSpaceDN w:val="0"/>
        <w:spacing w:before="156" w:beforeLines="50" w:line="360" w:lineRule="auto"/>
        <w:jc w:val="center"/>
        <w:rPr>
          <w:rFonts w:ascii="Times New Roman" w:hAnsi="Times New Roman" w:cs="Times New Roman"/>
          <w:sz w:val="32"/>
          <w:szCs w:val="32"/>
        </w:rPr>
      </w:pPr>
      <w:r>
        <w:rPr>
          <w:rFonts w:ascii="Times New Roman" w:hAnsi="Times New Roman" w:cs="Times New Roman"/>
          <w:sz w:val="32"/>
          <w:szCs w:val="32"/>
        </w:rPr>
        <w:t>Online examination and intelligent analysis system</w:t>
      </w:r>
    </w:p>
    <w:p w14:paraId="5B8D8EF7">
      <w:pPr>
        <w:wordWrap/>
        <w:autoSpaceDE w:val="0"/>
        <w:autoSpaceDN w:val="0"/>
        <w:spacing w:before="156" w:beforeLines="50" w:line="360" w:lineRule="auto"/>
        <w:ind w:left="318"/>
        <w:jc w:val="center"/>
        <w:rPr>
          <w:rFonts w:ascii="Times New Roman" w:hAnsi="Times New Roman" w:cs="Times New Roman"/>
        </w:rPr>
      </w:pPr>
      <w:r>
        <w:rPr>
          <w:rFonts w:ascii="Times New Roman" w:hAnsi="Times New Roman" w:cs="Times New Roman"/>
        </w:rPr>
        <w:t>Author:Chen</w:t>
      </w:r>
      <w:r>
        <w:rPr>
          <w:rFonts w:hint="eastAsia" w:ascii="Times New Roman" w:hAnsi="Times New Roman" w:cs="Times New Roman"/>
        </w:rPr>
        <w:t xml:space="preserve"> </w:t>
      </w:r>
      <w:r>
        <w:rPr>
          <w:rFonts w:ascii="Times New Roman" w:hAnsi="Times New Roman" w:cs="Times New Roman"/>
        </w:rPr>
        <w:t>Ming</w:t>
      </w:r>
    </w:p>
    <w:p w14:paraId="60B28B65">
      <w:pPr>
        <w:wordWrap/>
        <w:autoSpaceDE w:val="0"/>
        <w:autoSpaceDN w:val="0"/>
        <w:spacing w:before="156" w:beforeLines="50" w:line="360" w:lineRule="auto"/>
        <w:jc w:val="center"/>
        <w:rPr>
          <w:rFonts w:ascii="Times New Roman" w:hAnsi="Times New Roman" w:cs="Times New Roman"/>
        </w:rPr>
      </w:pPr>
      <w:r>
        <w:rPr>
          <w:rFonts w:ascii="Times New Roman" w:hAnsi="Times New Roman" w:cs="Times New Roman"/>
        </w:rPr>
        <w:t>School: School of Electronics and Information Engineering, Class: software engineering2021(3) Class, Student ID: 2109132025</w:t>
      </w:r>
    </w:p>
    <w:p w14:paraId="3C9A9096">
      <w:pPr>
        <w:wordWrap/>
        <w:autoSpaceDE w:val="0"/>
        <w:autoSpaceDN w:val="0"/>
        <w:spacing w:before="156" w:beforeLines="50" w:line="360" w:lineRule="auto"/>
        <w:jc w:val="center"/>
        <w:rPr>
          <w:rFonts w:ascii="Times New Roman" w:hAnsi="Times New Roman" w:cs="Times New Roman"/>
        </w:rPr>
      </w:pPr>
      <w:r>
        <w:rPr>
          <w:rFonts w:ascii="Times New Roman" w:hAnsi="Times New Roman" w:cs="Times New Roman"/>
        </w:rPr>
        <w:t>Guiding teacher: Guo Chen</w:t>
      </w:r>
    </w:p>
    <w:p w14:paraId="10A99DBE">
      <w:pPr>
        <w:wordWrap/>
        <w:autoSpaceDE w:val="0"/>
        <w:autoSpaceDN w:val="0"/>
        <w:adjustRightInd w:val="0"/>
        <w:snapToGrid w:val="0"/>
        <w:spacing w:before="156" w:beforeLines="50" w:line="360" w:lineRule="auto"/>
        <w:rPr>
          <w:rFonts w:ascii="Times New Roman" w:hAnsi="Times New Roman" w:cs="Times New Roman"/>
        </w:rPr>
      </w:pPr>
      <w:r>
        <w:rPr>
          <w:rFonts w:ascii="Times New Roman" w:hAnsi="Times New Roman" w:cs="Times New Roman"/>
          <w:b/>
        </w:rPr>
        <w:t>[</w:t>
      </w:r>
      <w:r>
        <w:rPr>
          <w:rFonts w:ascii="Times New Roman" w:hAnsi="Times New Roman" w:cs="Times New Roman"/>
          <w:b/>
          <w:bCs/>
          <w:color w:val="000000"/>
        </w:rPr>
        <w:t>Abstract</w:t>
      </w:r>
      <w:r>
        <w:rPr>
          <w:rFonts w:ascii="Times New Roman" w:hAnsi="Times New Roman" w:cs="Times New Roman"/>
          <w:b/>
        </w:rPr>
        <w:t xml:space="preserve">] </w:t>
      </w:r>
      <w:r>
        <w:rPr>
          <w:rFonts w:ascii="Times New Roman" w:hAnsi="Times New Roman" w:cs="Times New Roman"/>
          <w:bCs/>
        </w:rPr>
        <w:t>The information technology revolution is driving the digital transformation of education, and building online examination and analysis systems has become a key issue in educational innovation. This article aims to integrate multiple software technologies and develop an integrated online examination platform. The system utilizes the B/S architecture, combining object-oriented methods with the MVC design pattern, which helps improve the scalability and maintainability of the system. In implementation, core modules such as online examination module, intelligent analysis module, and user management module have undergone in-depth design and implementation, ensuring system efficiency and user friendliness. This system utilizes visual data analysis techniques to transform complex data into easily understandable charts, effectively improving information transmission efficiency. After rigorous system testing and evaluation, this paper has verified the reliability and effectiveness of online exams and intelligent analysis systems in practical applications, which can provide important references for the intelligent transformation of future education models. This study aims to further promote the in-depth development of paperless exams and intelligent education</w:t>
      </w:r>
      <w:r>
        <w:rPr>
          <w:rFonts w:ascii="Times New Roman" w:hAnsi="Times New Roman" w:cs="Times New Roman"/>
        </w:rPr>
        <w:t xml:space="preserve">. </w:t>
      </w:r>
    </w:p>
    <w:p w14:paraId="56152DEE">
      <w:pPr>
        <w:wordWrap/>
        <w:autoSpaceDE w:val="0"/>
        <w:autoSpaceDN w:val="0"/>
        <w:adjustRightInd w:val="0"/>
        <w:snapToGrid w:val="0"/>
        <w:spacing w:before="156" w:beforeLines="50" w:line="360" w:lineRule="auto"/>
        <w:jc w:val="left"/>
        <w:rPr>
          <w:rFonts w:ascii="Times New Roman" w:hAnsi="Times New Roman" w:cs="Times New Roman"/>
        </w:rPr>
        <w:sectPr>
          <w:footerReference r:id="rId11" w:type="default"/>
          <w:footnotePr>
            <w:numFmt w:val="decimalEnclosedCircleChinese"/>
          </w:footnotePr>
          <w:pgSz w:w="11906" w:h="16838"/>
          <w:pgMar w:top="1440" w:right="1440" w:bottom="1440" w:left="1440" w:header="794" w:footer="794" w:gutter="0"/>
          <w:pgNumType w:fmt="upperRoman" w:start="1"/>
          <w:cols w:space="425" w:num="1"/>
          <w:docGrid w:type="lines" w:linePitch="312" w:charSpace="0"/>
        </w:sectPr>
      </w:pPr>
      <w:r>
        <w:rPr>
          <w:rFonts w:ascii="Times New Roman" w:hAnsi="Times New Roman" w:cs="Times New Roman"/>
          <w:b/>
        </w:rPr>
        <w:t>[</w:t>
      </w:r>
      <w:r>
        <w:rPr>
          <w:rFonts w:ascii="Times New Roman" w:hAnsi="Times New Roman" w:cs="Times New Roman"/>
          <w:b/>
          <w:color w:val="000000"/>
        </w:rPr>
        <w:t>Keywords</w:t>
      </w:r>
      <w:r>
        <w:rPr>
          <w:rFonts w:ascii="Times New Roman" w:hAnsi="Times New Roman" w:cs="Times New Roman"/>
          <w:b/>
        </w:rPr>
        <w:t>]</w:t>
      </w:r>
      <w:r>
        <w:rPr>
          <w:rFonts w:ascii="Times New Roman" w:hAnsi="Times New Roman" w:cs="Times New Roman"/>
        </w:rPr>
        <w:t xml:space="preserve"> Online exams;</w:t>
      </w:r>
      <w:r>
        <w:rPr>
          <w:rFonts w:hint="eastAsia" w:ascii="Times New Roman" w:hAnsi="Times New Roman" w:cs="Times New Roman"/>
        </w:rPr>
        <w:t>Online examination system;</w:t>
      </w:r>
      <w:r>
        <w:rPr>
          <w:rFonts w:ascii="Times New Roman" w:hAnsi="Times New Roman" w:cs="Times New Roman"/>
        </w:rPr>
        <w:t>Data analysis;</w:t>
      </w:r>
      <w:r>
        <w:rPr>
          <w:rFonts w:hint="eastAsia" w:ascii="Times New Roman" w:hAnsi="Times New Roman" w:cs="Times New Roman"/>
        </w:rPr>
        <w:t>Examination paper analysis;</w:t>
      </w:r>
      <w:r>
        <w:rPr>
          <w:rFonts w:ascii="Times New Roman" w:hAnsi="Times New Roman" w:cs="Times New Roman"/>
        </w:rPr>
        <w:t>B/S Architecture</w:t>
      </w:r>
    </w:p>
    <w:sdt>
      <w:sdtPr>
        <w:rPr>
          <w:rFonts w:ascii="Times New Roman" w:hAnsi="Times New Roman" w:eastAsia="宋体" w:cstheme="minorBidi"/>
          <w:sz w:val="21"/>
          <w:szCs w:val="21"/>
          <w:lang w:val="en-US"/>
        </w:rPr>
        <w:id w:val="598604361"/>
        <w:docPartObj>
          <w:docPartGallery w:val="Table of Contents"/>
          <w:docPartUnique/>
        </w:docPartObj>
      </w:sdtPr>
      <w:sdtEndPr>
        <w:rPr>
          <w:rFonts w:ascii="Times New Roman" w:hAnsi="Times New Roman" w:eastAsia="宋体" w:cstheme="minorBidi"/>
          <w:b/>
          <w:bCs/>
          <w:sz w:val="21"/>
          <w:szCs w:val="21"/>
          <w:lang w:val="en-US"/>
        </w:rPr>
      </w:sdtEndPr>
      <w:sdtContent>
        <w:p w14:paraId="058FEE3D">
          <w:pPr>
            <w:pStyle w:val="43"/>
            <w:autoSpaceDE w:val="0"/>
            <w:autoSpaceDN w:val="0"/>
            <w:spacing w:before="156" w:beforeLines="50" w:after="156" w:afterLines="50" w:line="360" w:lineRule="auto"/>
            <w:rPr>
              <w:rFonts w:ascii="Times New Roman" w:hAnsi="Times New Roman" w:eastAsia="宋体" w:cs="Times New Roman"/>
              <w:b/>
              <w:kern w:val="2"/>
              <w:sz w:val="32"/>
              <w:szCs w:val="32"/>
              <w:lang w:val="en-US"/>
            </w:rPr>
          </w:pPr>
          <w:r>
            <w:rPr>
              <w:rFonts w:ascii="Times New Roman" w:hAnsi="Times New Roman" w:eastAsia="宋体" w:cs="Times New Roman"/>
              <w:b/>
              <w:kern w:val="2"/>
              <w:sz w:val="32"/>
              <w:szCs w:val="32"/>
              <w:lang w:val="en-US"/>
            </w:rPr>
            <w:t>目</w:t>
          </w:r>
          <w:r>
            <w:rPr>
              <w:rFonts w:hint="eastAsia" w:ascii="Times New Roman" w:hAnsi="Times New Roman" w:eastAsia="宋体" w:cs="Times New Roman"/>
              <w:b/>
              <w:kern w:val="2"/>
              <w:sz w:val="32"/>
              <w:szCs w:val="32"/>
              <w:lang w:val="en-US"/>
            </w:rPr>
            <w:t xml:space="preserve"> </w:t>
          </w:r>
          <w:r>
            <w:rPr>
              <w:rFonts w:ascii="Times New Roman" w:hAnsi="Times New Roman" w:eastAsia="宋体" w:cs="Times New Roman"/>
              <w:b/>
              <w:kern w:val="2"/>
              <w:sz w:val="32"/>
              <w:szCs w:val="32"/>
              <w:lang w:val="en-US"/>
            </w:rPr>
            <w:t xml:space="preserve"> 录</w:t>
          </w:r>
        </w:p>
        <w:p w14:paraId="7DB3476A">
          <w:pPr>
            <w:pStyle w:val="14"/>
            <w:tabs>
              <w:tab w:val="right" w:leader="dot" w:pos="9016"/>
            </w:tabs>
            <w:wordWrap/>
            <w:autoSpaceDE w:val="0"/>
            <w:autoSpaceDN w:val="0"/>
            <w:rPr>
              <w:rFonts w:eastAsiaTheme="minorEastAsia"/>
              <w:b w:val="0"/>
              <w:kern w:val="2"/>
              <w:sz w:val="22"/>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"_Toc198834937" </w:instrText>
          </w:r>
          <w:r>
            <w:fldChar w:fldCharType="separate"/>
          </w:r>
          <w:r>
            <w:rPr>
              <w:rStyle w:val="24"/>
              <w:rFonts w:hint="eastAsia" w:ascii="Times New Roman" w:hAnsi="Times New Roman"/>
            </w:rPr>
            <w:t>第一章 引言</w:t>
          </w:r>
          <w:r>
            <w:rPr>
              <w:rFonts w:hint="eastAsia"/>
            </w:rPr>
            <w:tab/>
          </w:r>
          <w:r>
            <w:rPr>
              <w:rFonts w:hint="eastAsia"/>
            </w:rPr>
            <w:fldChar w:fldCharType="begin"/>
          </w:r>
          <w:r>
            <w:rPr>
              <w:rFonts w:hint="eastAsia"/>
            </w:rPr>
            <w:instrText xml:space="preserve"> </w:instrText>
          </w:r>
          <w:r>
            <w:instrText xml:space="preserve">PAGEREF _Toc198834937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1C7A29E">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"_Toc198834938" </w:instrText>
          </w:r>
          <w:r>
            <w:fldChar w:fldCharType="separate"/>
          </w:r>
          <w:r>
            <w:rPr>
              <w:rStyle w:val="24"/>
              <w:rFonts w:hint="eastAsia" w:ascii="Times New Roman" w:hAnsi="Times New Roman" w:cs="黑体"/>
              <w:b w:val="0"/>
              <w:bCs/>
            </w:rPr>
            <w:t>1.1 研究背景与意义</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_Toc198834938 \h</w:instrText>
          </w:r>
          <w:r>
            <w:rPr>
              <w:rFonts w:hint="eastAsia"/>
              <w:b w:val="0"/>
              <w:bCs/>
            </w:rPr>
            <w:instrText xml:space="preserve"> </w:instrText>
          </w:r>
          <w:r>
            <w:rPr>
              <w:rFonts w:hint="eastAsia"/>
              <w:b w:val="0"/>
              <w:bCs/>
            </w:rPr>
            <w:fldChar w:fldCharType="separate"/>
          </w:r>
          <w:r>
            <w:rPr>
              <w:b w:val="0"/>
              <w:bCs/>
            </w:rPr>
            <w:t>1</w:t>
          </w:r>
          <w:r>
            <w:rPr>
              <w:rFonts w:hint="eastAsia"/>
              <w:b w:val="0"/>
              <w:bCs/>
            </w:rPr>
            <w:fldChar w:fldCharType="end"/>
          </w:r>
          <w:r>
            <w:rPr>
              <w:rFonts w:hint="eastAsia"/>
              <w:b w:val="0"/>
              <w:bCs/>
            </w:rPr>
            <w:fldChar w:fldCharType="end"/>
          </w:r>
        </w:p>
        <w:p w14:paraId="42B68401">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"_Toc198834939" </w:instrText>
          </w:r>
          <w:r>
            <w:fldChar w:fldCharType="separate"/>
          </w:r>
          <w:r>
            <w:rPr>
              <w:rStyle w:val="24"/>
              <w:rFonts w:hint="eastAsia" w:ascii="Times New Roman" w:hAnsi="Times New Roman" w:cs="黑体"/>
              <w:b w:val="0"/>
              <w:bCs/>
            </w:rPr>
            <w:t>1.1.1 研究背景</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_Toc198834939 \h</w:instrText>
          </w:r>
          <w:r>
            <w:rPr>
              <w:rFonts w:hint="eastAsia"/>
              <w:b w:val="0"/>
              <w:bCs/>
            </w:rPr>
            <w:instrText xml:space="preserve"> </w:instrText>
          </w:r>
          <w:r>
            <w:rPr>
              <w:rFonts w:hint="eastAsia"/>
              <w:b w:val="0"/>
              <w:bCs/>
            </w:rPr>
            <w:fldChar w:fldCharType="separate"/>
          </w:r>
          <w:r>
            <w:rPr>
              <w:b w:val="0"/>
              <w:bCs/>
            </w:rPr>
            <w:t>1</w:t>
          </w:r>
          <w:r>
            <w:rPr>
              <w:rFonts w:hint="eastAsia"/>
              <w:b w:val="0"/>
              <w:bCs/>
            </w:rPr>
            <w:fldChar w:fldCharType="end"/>
          </w:r>
          <w:r>
            <w:rPr>
              <w:rFonts w:hint="eastAsia"/>
              <w:b w:val="0"/>
              <w:bCs/>
            </w:rPr>
            <w:fldChar w:fldCharType="end"/>
          </w:r>
        </w:p>
        <w:p w14:paraId="6EF2F6D2">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"_Toc198834940" </w:instrText>
          </w:r>
          <w:r>
            <w:fldChar w:fldCharType="separate"/>
          </w:r>
          <w:r>
            <w:rPr>
              <w:rStyle w:val="24"/>
              <w:rFonts w:hint="eastAsia" w:ascii="Times New Roman" w:hAnsi="Times New Roman" w:cs="黑体"/>
              <w:b w:val="0"/>
              <w:bCs/>
            </w:rPr>
            <w:t>1.1.2 选题意义</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_Toc198834940 \h</w:instrText>
          </w:r>
          <w:r>
            <w:rPr>
              <w:rFonts w:hint="eastAsia"/>
              <w:b w:val="0"/>
              <w:bCs/>
            </w:rPr>
            <w:instrText xml:space="preserve"> </w:instrText>
          </w:r>
          <w:r>
            <w:rPr>
              <w:rFonts w:hint="eastAsia"/>
              <w:b w:val="0"/>
              <w:bCs/>
            </w:rPr>
            <w:fldChar w:fldCharType="separate"/>
          </w:r>
          <w:r>
            <w:rPr>
              <w:b w:val="0"/>
              <w:bCs/>
            </w:rPr>
            <w:t>1</w:t>
          </w:r>
          <w:r>
            <w:rPr>
              <w:rFonts w:hint="eastAsia"/>
              <w:b w:val="0"/>
              <w:bCs/>
            </w:rPr>
            <w:fldChar w:fldCharType="end"/>
          </w:r>
          <w:r>
            <w:rPr>
              <w:rFonts w:hint="eastAsia"/>
              <w:b w:val="0"/>
              <w:bCs/>
            </w:rPr>
            <w:fldChar w:fldCharType="end"/>
          </w:r>
        </w:p>
        <w:p w14:paraId="79F3DC08">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"_Toc198834941" </w:instrText>
          </w:r>
          <w:r>
            <w:fldChar w:fldCharType="separate"/>
          </w:r>
          <w:r>
            <w:rPr>
              <w:rStyle w:val="24"/>
              <w:rFonts w:hint="eastAsia" w:ascii="Times New Roman" w:hAnsi="Times New Roman" w:cs="黑体"/>
              <w:b w:val="0"/>
              <w:bCs/>
            </w:rPr>
            <w:t>1.2 国内外研究现状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_Toc198834941 \h</w:instrText>
          </w:r>
          <w:r>
            <w:rPr>
              <w:rFonts w:hint="eastAsia"/>
              <w:b w:val="0"/>
              <w:bCs/>
            </w:rPr>
            <w:instrText xml:space="preserve"> </w:instrText>
          </w:r>
          <w:r>
            <w:rPr>
              <w:rFonts w:hint="eastAsia"/>
              <w:b w:val="0"/>
              <w:bCs/>
            </w:rPr>
            <w:fldChar w:fldCharType="separate"/>
          </w:r>
          <w:r>
            <w:rPr>
              <w:b w:val="0"/>
              <w:bCs/>
            </w:rPr>
            <w:t>1</w:t>
          </w:r>
          <w:r>
            <w:rPr>
              <w:rFonts w:hint="eastAsia"/>
              <w:b w:val="0"/>
              <w:bCs/>
            </w:rPr>
            <w:fldChar w:fldCharType="end"/>
          </w:r>
          <w:r>
            <w:rPr>
              <w:rFonts w:hint="eastAsia"/>
              <w:b w:val="0"/>
              <w:bCs/>
            </w:rPr>
            <w:fldChar w:fldCharType="end"/>
          </w:r>
        </w:p>
        <w:p w14:paraId="1B4D27F4">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"_Toc198834942" </w:instrText>
          </w:r>
          <w:r>
            <w:fldChar w:fldCharType="separate"/>
          </w:r>
          <w:r>
            <w:rPr>
              <w:rStyle w:val="24"/>
              <w:rFonts w:hint="eastAsia" w:ascii="Times New Roman" w:hAnsi="Times New Roman" w:cs="宋体"/>
              <w:b w:val="0"/>
              <w:bCs/>
            </w:rPr>
            <w:t>1.2.1 国外研究现状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_Toc198834942 \h</w:instrText>
          </w:r>
          <w:r>
            <w:rPr>
              <w:rFonts w:hint="eastAsia"/>
              <w:b w:val="0"/>
              <w:bCs/>
            </w:rPr>
            <w:instrText xml:space="preserve"> </w:instrText>
          </w:r>
          <w:r>
            <w:rPr>
              <w:rFonts w:hint="eastAsia"/>
              <w:b w:val="0"/>
              <w:bCs/>
            </w:rPr>
            <w:fldChar w:fldCharType="separate"/>
          </w:r>
          <w:r>
            <w:rPr>
              <w:b w:val="0"/>
              <w:bCs/>
            </w:rPr>
            <w:t>1</w:t>
          </w:r>
          <w:r>
            <w:rPr>
              <w:rFonts w:hint="eastAsia"/>
              <w:b w:val="0"/>
              <w:bCs/>
            </w:rPr>
            <w:fldChar w:fldCharType="end"/>
          </w:r>
          <w:r>
            <w:rPr>
              <w:rFonts w:hint="eastAsia"/>
              <w:b w:val="0"/>
              <w:bCs/>
            </w:rPr>
            <w:fldChar w:fldCharType="end"/>
          </w:r>
        </w:p>
        <w:p w14:paraId="7A0277A8">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"_Toc198834943" </w:instrText>
          </w:r>
          <w:r>
            <w:fldChar w:fldCharType="separate"/>
          </w:r>
          <w:r>
            <w:rPr>
              <w:rStyle w:val="24"/>
              <w:rFonts w:hint="eastAsia" w:ascii="Times New Roman" w:hAnsi="Times New Roman" w:cs="宋体"/>
              <w:b w:val="0"/>
              <w:bCs/>
            </w:rPr>
            <w:t>1.2.2 国内研究现状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_Toc198834943 \h</w:instrText>
          </w:r>
          <w:r>
            <w:rPr>
              <w:rFonts w:hint="eastAsia"/>
              <w:b w:val="0"/>
              <w:bCs/>
            </w:rPr>
            <w:instrText xml:space="preserve"> </w:instrText>
          </w:r>
          <w:r>
            <w:rPr>
              <w:rFonts w:hint="eastAsia"/>
              <w:b w:val="0"/>
              <w:bCs/>
            </w:rPr>
            <w:fldChar w:fldCharType="separate"/>
          </w:r>
          <w:r>
            <w:rPr>
              <w:b w:val="0"/>
              <w:bCs/>
            </w:rPr>
            <w:t>2</w:t>
          </w:r>
          <w:r>
            <w:rPr>
              <w:rFonts w:hint="eastAsia"/>
              <w:b w:val="0"/>
              <w:bCs/>
            </w:rPr>
            <w:fldChar w:fldCharType="end"/>
          </w:r>
          <w:r>
            <w:rPr>
              <w:rFonts w:hint="eastAsia"/>
              <w:b w:val="0"/>
              <w:bCs/>
            </w:rPr>
            <w:fldChar w:fldCharType="end"/>
          </w:r>
        </w:p>
        <w:p w14:paraId="4BB554D4">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"_Toc198834944" </w:instrText>
          </w:r>
          <w:r>
            <w:fldChar w:fldCharType="separate"/>
          </w:r>
          <w:r>
            <w:rPr>
              <w:rStyle w:val="24"/>
              <w:rFonts w:hint="eastAsia" w:ascii="Times New Roman" w:hAnsi="Times New Roman" w:cs="黑体"/>
              <w:b w:val="0"/>
              <w:bCs/>
            </w:rPr>
            <w:t>1.3 研究目标与内容</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_Toc198834944 \h</w:instrText>
          </w:r>
          <w:r>
            <w:rPr>
              <w:rFonts w:hint="eastAsia"/>
              <w:b w:val="0"/>
              <w:bCs/>
            </w:rPr>
            <w:instrText xml:space="preserve"> </w:instrText>
          </w:r>
          <w:r>
            <w:rPr>
              <w:rFonts w:hint="eastAsia"/>
              <w:b w:val="0"/>
              <w:bCs/>
            </w:rPr>
            <w:fldChar w:fldCharType="separate"/>
          </w:r>
          <w:r>
            <w:rPr>
              <w:b w:val="0"/>
              <w:bCs/>
            </w:rPr>
            <w:t>3</w:t>
          </w:r>
          <w:r>
            <w:rPr>
              <w:rFonts w:hint="eastAsia"/>
              <w:b w:val="0"/>
              <w:bCs/>
            </w:rPr>
            <w:fldChar w:fldCharType="end"/>
          </w:r>
          <w:r>
            <w:rPr>
              <w:rFonts w:hint="eastAsia"/>
              <w:b w:val="0"/>
              <w:bCs/>
            </w:rPr>
            <w:fldChar w:fldCharType="end"/>
          </w:r>
        </w:p>
        <w:p w14:paraId="068418F8">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"_Toc198834945" </w:instrText>
          </w:r>
          <w:r>
            <w:fldChar w:fldCharType="separate"/>
          </w:r>
          <w:r>
            <w:rPr>
              <w:rStyle w:val="24"/>
              <w:rFonts w:hint="eastAsia" w:ascii="Times New Roman" w:hAnsi="Times New Roman" w:cs="宋体"/>
              <w:b w:val="0"/>
              <w:bCs/>
            </w:rPr>
            <w:t>1.3.1 研究目标</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_Toc198834945 \h</w:instrText>
          </w:r>
          <w:r>
            <w:rPr>
              <w:rFonts w:hint="eastAsia"/>
              <w:b w:val="0"/>
              <w:bCs/>
            </w:rPr>
            <w:instrText xml:space="preserve"> </w:instrText>
          </w:r>
          <w:r>
            <w:rPr>
              <w:rFonts w:hint="eastAsia"/>
              <w:b w:val="0"/>
              <w:bCs/>
            </w:rPr>
            <w:fldChar w:fldCharType="separate"/>
          </w:r>
          <w:r>
            <w:rPr>
              <w:b w:val="0"/>
              <w:bCs/>
            </w:rPr>
            <w:t>3</w:t>
          </w:r>
          <w:r>
            <w:rPr>
              <w:rFonts w:hint="eastAsia"/>
              <w:b w:val="0"/>
              <w:bCs/>
            </w:rPr>
            <w:fldChar w:fldCharType="end"/>
          </w:r>
          <w:r>
            <w:rPr>
              <w:rFonts w:hint="eastAsia"/>
              <w:b w:val="0"/>
              <w:bCs/>
            </w:rPr>
            <w:fldChar w:fldCharType="end"/>
          </w:r>
        </w:p>
        <w:p w14:paraId="14BE8E4E">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"_Toc198834946" </w:instrText>
          </w:r>
          <w:r>
            <w:fldChar w:fldCharType="separate"/>
          </w:r>
          <w:r>
            <w:rPr>
              <w:rStyle w:val="24"/>
              <w:rFonts w:hint="eastAsia" w:ascii="Times New Roman" w:hAnsi="Times New Roman" w:cs="宋体"/>
              <w:b w:val="0"/>
              <w:bCs/>
            </w:rPr>
            <w:t>1.3.2 研究内容</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_Toc198834946 \h</w:instrText>
          </w:r>
          <w:r>
            <w:rPr>
              <w:rFonts w:hint="eastAsia"/>
              <w:b w:val="0"/>
              <w:bCs/>
            </w:rPr>
            <w:instrText xml:space="preserve"> </w:instrText>
          </w:r>
          <w:r>
            <w:rPr>
              <w:rFonts w:hint="eastAsia"/>
              <w:b w:val="0"/>
              <w:bCs/>
            </w:rPr>
            <w:fldChar w:fldCharType="separate"/>
          </w:r>
          <w:r>
            <w:rPr>
              <w:b w:val="0"/>
              <w:bCs/>
            </w:rPr>
            <w:t>3</w:t>
          </w:r>
          <w:r>
            <w:rPr>
              <w:rFonts w:hint="eastAsia"/>
              <w:b w:val="0"/>
              <w:bCs/>
            </w:rPr>
            <w:fldChar w:fldCharType="end"/>
          </w:r>
          <w:r>
            <w:rPr>
              <w:rFonts w:hint="eastAsia"/>
              <w:b w:val="0"/>
              <w:bCs/>
            </w:rPr>
            <w:fldChar w:fldCharType="end"/>
          </w:r>
        </w:p>
        <w:p w14:paraId="6D660041">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"_Toc198834947" </w:instrText>
          </w:r>
          <w:r>
            <w:fldChar w:fldCharType="separate"/>
          </w:r>
          <w:r>
            <w:rPr>
              <w:rStyle w:val="24"/>
              <w:rFonts w:hint="eastAsia" w:ascii="Times New Roman" w:hAnsi="Times New Roman" w:cs="黑体"/>
              <w:b w:val="0"/>
              <w:bCs/>
            </w:rPr>
            <w:t>1.4 论文结构安排</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_Toc198834947 \h</w:instrText>
          </w:r>
          <w:r>
            <w:rPr>
              <w:rFonts w:hint="eastAsia"/>
              <w:b w:val="0"/>
              <w:bCs/>
            </w:rPr>
            <w:instrText xml:space="preserve"> </w:instrText>
          </w:r>
          <w:r>
            <w:rPr>
              <w:rFonts w:hint="eastAsia"/>
              <w:b w:val="0"/>
              <w:bCs/>
            </w:rPr>
            <w:fldChar w:fldCharType="separate"/>
          </w:r>
          <w:r>
            <w:rPr>
              <w:b w:val="0"/>
              <w:bCs/>
            </w:rPr>
            <w:t>4</w:t>
          </w:r>
          <w:r>
            <w:rPr>
              <w:rFonts w:hint="eastAsia"/>
              <w:b w:val="0"/>
              <w:bCs/>
            </w:rPr>
            <w:fldChar w:fldCharType="end"/>
          </w:r>
          <w:r>
            <w:rPr>
              <w:rFonts w:hint="eastAsia"/>
              <w:b w:val="0"/>
              <w:bCs/>
            </w:rPr>
            <w:fldChar w:fldCharType="end"/>
          </w:r>
        </w:p>
        <w:p w14:paraId="7D24A71C">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"_Toc198834948" </w:instrText>
          </w:r>
          <w:r>
            <w:fldChar w:fldCharType="separate"/>
          </w:r>
          <w:r>
            <w:rPr>
              <w:rStyle w:val="24"/>
              <w:rFonts w:hint="eastAsia" w:ascii="Times New Roman" w:hAnsi="Times New Roman"/>
            </w:rPr>
            <w:t>第二章 相关技术与理论</w:t>
          </w:r>
          <w:r>
            <w:rPr>
              <w:rFonts w:hint="eastAsia"/>
            </w:rPr>
            <w:tab/>
          </w:r>
          <w:r>
            <w:rPr>
              <w:rFonts w:hint="eastAsia"/>
            </w:rPr>
            <w:fldChar w:fldCharType="begin"/>
          </w:r>
          <w:r>
            <w:rPr>
              <w:rFonts w:hint="eastAsia"/>
            </w:rPr>
            <w:instrText xml:space="preserve"> </w:instrText>
          </w:r>
          <w:r>
            <w:instrText xml:space="preserve">PAGEREF _Toc198834948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22BD3CA">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"_Toc198834949" </w:instrText>
          </w:r>
          <w:r>
            <w:fldChar w:fldCharType="separate"/>
          </w:r>
          <w:r>
            <w:rPr>
              <w:rStyle w:val="24"/>
              <w:rFonts w:hint="eastAsia" w:ascii="Times New Roman" w:hAnsi="Times New Roman" w:cs="黑体"/>
              <w:b w:val="0"/>
              <w:bCs/>
            </w:rPr>
            <w:t>2.1 相关技术概述</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_Toc198834949 \h</w:instrText>
          </w:r>
          <w:r>
            <w:rPr>
              <w:rFonts w:hint="eastAsia"/>
              <w:b w:val="0"/>
              <w:bCs/>
            </w:rPr>
            <w:instrText xml:space="preserve"> </w:instrText>
          </w:r>
          <w:r>
            <w:rPr>
              <w:rFonts w:hint="eastAsia"/>
              <w:b w:val="0"/>
              <w:bCs/>
            </w:rPr>
            <w:fldChar w:fldCharType="separate"/>
          </w:r>
          <w:r>
            <w:rPr>
              <w:b w:val="0"/>
              <w:bCs/>
            </w:rPr>
            <w:t>5</w:t>
          </w:r>
          <w:r>
            <w:rPr>
              <w:rFonts w:hint="eastAsia"/>
              <w:b w:val="0"/>
              <w:bCs/>
            </w:rPr>
            <w:fldChar w:fldCharType="end"/>
          </w:r>
          <w:r>
            <w:rPr>
              <w:rFonts w:hint="eastAsia"/>
              <w:b w:val="0"/>
              <w:bCs/>
            </w:rPr>
            <w:fldChar w:fldCharType="end"/>
          </w:r>
        </w:p>
        <w:p w14:paraId="66688E2C">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"_Toc198834950" </w:instrText>
          </w:r>
          <w:r>
            <w:fldChar w:fldCharType="separate"/>
          </w:r>
          <w:r>
            <w:rPr>
              <w:rStyle w:val="24"/>
              <w:rFonts w:hint="eastAsia" w:ascii="Times New Roman" w:hAnsi="Times New Roman" w:cs="宋体"/>
              <w:b w:val="0"/>
              <w:bCs/>
            </w:rPr>
            <w:t>2.1.1 前后端分离技术</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_Toc198834950 \h</w:instrText>
          </w:r>
          <w:r>
            <w:rPr>
              <w:rFonts w:hint="eastAsia"/>
              <w:b w:val="0"/>
              <w:bCs/>
            </w:rPr>
            <w:instrText xml:space="preserve"> </w:instrText>
          </w:r>
          <w:r>
            <w:rPr>
              <w:rFonts w:hint="eastAsia"/>
              <w:b w:val="0"/>
              <w:bCs/>
            </w:rPr>
            <w:fldChar w:fldCharType="separate"/>
          </w:r>
          <w:r>
            <w:rPr>
              <w:b w:val="0"/>
              <w:bCs/>
            </w:rPr>
            <w:t>5</w:t>
          </w:r>
          <w:r>
            <w:rPr>
              <w:rFonts w:hint="eastAsia"/>
              <w:b w:val="0"/>
              <w:bCs/>
            </w:rPr>
            <w:fldChar w:fldCharType="end"/>
          </w:r>
          <w:r>
            <w:rPr>
              <w:rFonts w:hint="eastAsia"/>
              <w:b w:val="0"/>
              <w:bCs/>
            </w:rPr>
            <w:fldChar w:fldCharType="end"/>
          </w:r>
        </w:p>
        <w:p w14:paraId="54232B1E">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"_Toc198834951" </w:instrText>
          </w:r>
          <w:r>
            <w:fldChar w:fldCharType="separate"/>
          </w:r>
          <w:r>
            <w:rPr>
              <w:rStyle w:val="24"/>
              <w:rFonts w:hint="eastAsia" w:ascii="Times New Roman" w:hAnsi="Times New Roman" w:cs="宋体"/>
              <w:b w:val="0"/>
              <w:bCs/>
            </w:rPr>
            <w:t>2.1.2 Springboot框架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_Toc198834951 \h</w:instrText>
          </w:r>
          <w:r>
            <w:rPr>
              <w:rFonts w:hint="eastAsia"/>
              <w:b w:val="0"/>
              <w:bCs/>
            </w:rPr>
            <w:instrText xml:space="preserve"> </w:instrText>
          </w:r>
          <w:r>
            <w:rPr>
              <w:rFonts w:hint="eastAsia"/>
              <w:b w:val="0"/>
              <w:bCs/>
            </w:rPr>
            <w:fldChar w:fldCharType="separate"/>
          </w:r>
          <w:r>
            <w:rPr>
              <w:b w:val="0"/>
              <w:bCs/>
            </w:rPr>
            <w:t>6</w:t>
          </w:r>
          <w:r>
            <w:rPr>
              <w:rFonts w:hint="eastAsia"/>
              <w:b w:val="0"/>
              <w:bCs/>
            </w:rPr>
            <w:fldChar w:fldCharType="end"/>
          </w:r>
          <w:r>
            <w:rPr>
              <w:rFonts w:hint="eastAsia"/>
              <w:b w:val="0"/>
              <w:bCs/>
            </w:rPr>
            <w:fldChar w:fldCharType="end"/>
          </w:r>
        </w:p>
        <w:p w14:paraId="6439F56A">
          <w:pPr>
            <w:pStyle w:val="9"/>
            <w:tabs>
              <w:tab w:val="right" w:leader="dot" w:pos="9016"/>
            </w:tabs>
            <w:wordWrap/>
            <w:autoSpaceDE w:val="0"/>
            <w:autoSpaceDN w:val="0"/>
            <w:ind w:left="840"/>
            <w:rPr>
              <w:rFonts w:eastAsiaTheme="minorEastAsia"/>
              <w:b w:val="0"/>
              <w:bCs/>
              <w:kern w:val="2"/>
              <w:sz w:val="22"/>
              <w:szCs w:val="24"/>
              <w14:ligatures w14:val="standardContextual"/>
            </w:rPr>
          </w:pPr>
          <w:ins w:id="1" w:author="bearr" w:date="2025-06-03T14:54:56Z">
            <w:r>
              <w:rPr>
                <w:rFonts w:hint="eastAsia"/>
                <w:lang w:val="en-US" w:eastAsia="zh-CN"/>
              </w:rPr>
              <w:t>2.</w:t>
            </w:r>
          </w:ins>
          <w:r>
            <w:fldChar w:fldCharType="begin"/>
          </w:r>
          <w:r>
            <w:instrText xml:space="preserve"> HYPERLINK \l "_Toc198834952" </w:instrText>
          </w:r>
          <w:r>
            <w:fldChar w:fldCharType="separate"/>
          </w:r>
          <w:r>
            <w:rPr>
              <w:rStyle w:val="24"/>
              <w:rFonts w:hint="eastAsia" w:ascii="Times New Roman" w:hAnsi="Times New Roman" w:cs="宋体"/>
              <w:b w:val="0"/>
              <w:bCs/>
            </w:rPr>
            <w:t>1.3 Vue和Element框架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_Toc198834952 \h</w:instrText>
          </w:r>
          <w:r>
            <w:rPr>
              <w:rFonts w:hint="eastAsia"/>
              <w:b w:val="0"/>
              <w:bCs/>
            </w:rPr>
            <w:instrText xml:space="preserve"> </w:instrText>
          </w:r>
          <w:r>
            <w:rPr>
              <w:rFonts w:hint="eastAsia"/>
              <w:b w:val="0"/>
              <w:bCs/>
            </w:rPr>
            <w:fldChar w:fldCharType="separate"/>
          </w:r>
          <w:r>
            <w:rPr>
              <w:b w:val="0"/>
              <w:bCs/>
            </w:rPr>
            <w:t>6</w:t>
          </w:r>
          <w:r>
            <w:rPr>
              <w:rFonts w:hint="eastAsia"/>
              <w:b w:val="0"/>
              <w:bCs/>
            </w:rPr>
            <w:fldChar w:fldCharType="end"/>
          </w:r>
          <w:r>
            <w:rPr>
              <w:rFonts w:hint="eastAsia"/>
              <w:b w:val="0"/>
              <w:bCs/>
            </w:rPr>
            <w:fldChar w:fldCharType="end"/>
          </w:r>
        </w:p>
        <w:p w14:paraId="1E88C358">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"_Toc198834953" </w:instrText>
          </w:r>
          <w:r>
            <w:fldChar w:fldCharType="separate"/>
          </w:r>
          <w:r>
            <w:rPr>
              <w:rStyle w:val="24"/>
              <w:rFonts w:hint="eastAsia" w:ascii="Times New Roman" w:hAnsi="Times New Roman" w:cs="宋体"/>
              <w:b w:val="0"/>
              <w:bCs/>
            </w:rPr>
            <w:t>2.1.4 MySql数据库</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_Toc198834953 \h</w:instrText>
          </w:r>
          <w:r>
            <w:rPr>
              <w:rFonts w:hint="eastAsia"/>
              <w:b w:val="0"/>
              <w:bCs/>
            </w:rPr>
            <w:instrText xml:space="preserve"> </w:instrText>
          </w:r>
          <w:r>
            <w:rPr>
              <w:rFonts w:hint="eastAsia"/>
              <w:b w:val="0"/>
              <w:bCs/>
            </w:rPr>
            <w:fldChar w:fldCharType="separate"/>
          </w:r>
          <w:r>
            <w:rPr>
              <w:b w:val="0"/>
              <w:bCs/>
            </w:rPr>
            <w:t>7</w:t>
          </w:r>
          <w:r>
            <w:rPr>
              <w:rFonts w:hint="eastAsia"/>
              <w:b w:val="0"/>
              <w:bCs/>
            </w:rPr>
            <w:fldChar w:fldCharType="end"/>
          </w:r>
          <w:r>
            <w:rPr>
              <w:rFonts w:hint="eastAsia"/>
              <w:b w:val="0"/>
              <w:bCs/>
            </w:rPr>
            <w:fldChar w:fldCharType="end"/>
          </w:r>
        </w:p>
        <w:p w14:paraId="7FBAC6A7">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"_Toc198834954" </w:instrText>
          </w:r>
          <w:r>
            <w:fldChar w:fldCharType="separate"/>
          </w:r>
          <w:r>
            <w:rPr>
              <w:rStyle w:val="24"/>
              <w:rFonts w:hint="eastAsia" w:ascii="Times New Roman" w:hAnsi="Times New Roman" w:cs="黑体"/>
              <w:b w:val="0"/>
              <w:bCs/>
            </w:rPr>
            <w:t>2.2 开发方法和架构</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_Toc198834954 \h</w:instrText>
          </w:r>
          <w:r>
            <w:rPr>
              <w:rFonts w:hint="eastAsia"/>
              <w:b w:val="0"/>
              <w:bCs/>
            </w:rPr>
            <w:instrText xml:space="preserve"> </w:instrText>
          </w:r>
          <w:r>
            <w:rPr>
              <w:rFonts w:hint="eastAsia"/>
              <w:b w:val="0"/>
              <w:bCs/>
            </w:rPr>
            <w:fldChar w:fldCharType="separate"/>
          </w:r>
          <w:r>
            <w:rPr>
              <w:b w:val="0"/>
              <w:bCs/>
            </w:rPr>
            <w:t>7</w:t>
          </w:r>
          <w:r>
            <w:rPr>
              <w:rFonts w:hint="eastAsia"/>
              <w:b w:val="0"/>
              <w:bCs/>
            </w:rPr>
            <w:fldChar w:fldCharType="end"/>
          </w:r>
          <w:r>
            <w:rPr>
              <w:rFonts w:hint="eastAsia"/>
              <w:b w:val="0"/>
              <w:bCs/>
            </w:rPr>
            <w:fldChar w:fldCharType="end"/>
          </w:r>
        </w:p>
        <w:p w14:paraId="3B640402">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"_Toc198834955" </w:instrText>
          </w:r>
          <w:r>
            <w:fldChar w:fldCharType="separate"/>
          </w:r>
          <w:r>
            <w:rPr>
              <w:rStyle w:val="24"/>
              <w:rFonts w:hint="eastAsia" w:ascii="Times New Roman" w:hAnsi="Times New Roman" w:cs="宋体"/>
              <w:b w:val="0"/>
              <w:bCs/>
            </w:rPr>
            <w:t>2.2.1 敏捷开发方法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_Toc198834955 \h</w:instrText>
          </w:r>
          <w:r>
            <w:rPr>
              <w:rFonts w:hint="eastAsia"/>
              <w:b w:val="0"/>
              <w:bCs/>
            </w:rPr>
            <w:instrText xml:space="preserve"> </w:instrText>
          </w:r>
          <w:r>
            <w:rPr>
              <w:rFonts w:hint="eastAsia"/>
              <w:b w:val="0"/>
              <w:bCs/>
            </w:rPr>
            <w:fldChar w:fldCharType="separate"/>
          </w:r>
          <w:r>
            <w:rPr>
              <w:b w:val="0"/>
              <w:bCs/>
            </w:rPr>
            <w:t>7</w:t>
          </w:r>
          <w:r>
            <w:rPr>
              <w:rFonts w:hint="eastAsia"/>
              <w:b w:val="0"/>
              <w:bCs/>
            </w:rPr>
            <w:fldChar w:fldCharType="end"/>
          </w:r>
          <w:r>
            <w:rPr>
              <w:rFonts w:hint="eastAsia"/>
              <w:b w:val="0"/>
              <w:bCs/>
            </w:rPr>
            <w:fldChar w:fldCharType="end"/>
          </w:r>
        </w:p>
        <w:p w14:paraId="06FA86A3">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"_Toc198834956" </w:instrText>
          </w:r>
          <w:r>
            <w:fldChar w:fldCharType="separate"/>
          </w:r>
          <w:r>
            <w:rPr>
              <w:rStyle w:val="24"/>
              <w:rFonts w:hint="eastAsia" w:ascii="Times New Roman" w:hAnsi="Times New Roman" w:cs="宋体"/>
              <w:b w:val="0"/>
              <w:bCs/>
            </w:rPr>
            <w:t>2.2.2 B/S架构简介</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_Toc198834956 \h</w:instrText>
          </w:r>
          <w:r>
            <w:rPr>
              <w:rFonts w:hint="eastAsia"/>
              <w:b w:val="0"/>
              <w:bCs/>
            </w:rPr>
            <w:instrText xml:space="preserve"> </w:instrText>
          </w:r>
          <w:r>
            <w:rPr>
              <w:rFonts w:hint="eastAsia"/>
              <w:b w:val="0"/>
              <w:bCs/>
            </w:rPr>
            <w:fldChar w:fldCharType="separate"/>
          </w:r>
          <w:r>
            <w:rPr>
              <w:b w:val="0"/>
              <w:bCs/>
            </w:rPr>
            <w:t>7</w:t>
          </w:r>
          <w:r>
            <w:rPr>
              <w:rFonts w:hint="eastAsia"/>
              <w:b w:val="0"/>
              <w:bCs/>
            </w:rPr>
            <w:fldChar w:fldCharType="end"/>
          </w:r>
          <w:r>
            <w:rPr>
              <w:rFonts w:hint="eastAsia"/>
              <w:b w:val="0"/>
              <w:bCs/>
            </w:rPr>
            <w:fldChar w:fldCharType="end"/>
          </w:r>
        </w:p>
        <w:p w14:paraId="540BE0B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"_Toc198834957" </w:instrText>
          </w:r>
          <w:r>
            <w:fldChar w:fldCharType="separate"/>
          </w:r>
          <w:r>
            <w:rPr>
              <w:rStyle w:val="24"/>
              <w:rFonts w:hint="eastAsia" w:ascii="Times New Roman" w:hAnsi="Times New Roman" w:cs="宋体"/>
              <w:b w:val="0"/>
              <w:bCs/>
            </w:rPr>
            <w:t>2.2.3 MVC设计模式</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_Toc198834957 \h</w:instrText>
          </w:r>
          <w:r>
            <w:rPr>
              <w:rFonts w:hint="eastAsia"/>
              <w:b w:val="0"/>
              <w:bCs/>
            </w:rPr>
            <w:instrText xml:space="preserve"> </w:instrText>
          </w:r>
          <w:r>
            <w:rPr>
              <w:rFonts w:hint="eastAsia"/>
              <w:b w:val="0"/>
              <w:bCs/>
            </w:rPr>
            <w:fldChar w:fldCharType="separate"/>
          </w:r>
          <w:r>
            <w:rPr>
              <w:b w:val="0"/>
              <w:bCs/>
            </w:rPr>
            <w:t>8</w:t>
          </w:r>
          <w:r>
            <w:rPr>
              <w:rFonts w:hint="eastAsia"/>
              <w:b w:val="0"/>
              <w:bCs/>
            </w:rPr>
            <w:fldChar w:fldCharType="end"/>
          </w:r>
          <w:r>
            <w:rPr>
              <w:rFonts w:hint="eastAsia"/>
              <w:b w:val="0"/>
              <w:bCs/>
            </w:rPr>
            <w:fldChar w:fldCharType="end"/>
          </w:r>
        </w:p>
        <w:p w14:paraId="66B9EECE">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"_Toc198834958" </w:instrText>
          </w:r>
          <w:r>
            <w:fldChar w:fldCharType="separate"/>
          </w:r>
          <w:r>
            <w:rPr>
              <w:rStyle w:val="24"/>
              <w:rFonts w:hint="eastAsia" w:ascii="Times New Roman" w:hAnsi="Times New Roman" w:cs="黑体"/>
              <w:b w:val="0"/>
              <w:bCs/>
            </w:rPr>
            <w:t>2.3 相关工具介绍</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_Toc198834958 \h</w:instrText>
          </w:r>
          <w:r>
            <w:rPr>
              <w:rFonts w:hint="eastAsia"/>
              <w:b w:val="0"/>
              <w:bCs/>
            </w:rPr>
            <w:instrText xml:space="preserve"> </w:instrText>
          </w:r>
          <w:r>
            <w:rPr>
              <w:rFonts w:hint="eastAsia"/>
              <w:b w:val="0"/>
              <w:bCs/>
            </w:rPr>
            <w:fldChar w:fldCharType="separate"/>
          </w:r>
          <w:r>
            <w:rPr>
              <w:b w:val="0"/>
              <w:bCs/>
            </w:rPr>
            <w:t>9</w:t>
          </w:r>
          <w:r>
            <w:rPr>
              <w:rFonts w:hint="eastAsia"/>
              <w:b w:val="0"/>
              <w:bCs/>
            </w:rPr>
            <w:fldChar w:fldCharType="end"/>
          </w:r>
          <w:r>
            <w:rPr>
              <w:rFonts w:hint="eastAsia"/>
              <w:b w:val="0"/>
              <w:bCs/>
            </w:rPr>
            <w:fldChar w:fldCharType="end"/>
          </w:r>
        </w:p>
        <w:p w14:paraId="060B3280">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"_Toc198834959" </w:instrText>
          </w:r>
          <w:r>
            <w:fldChar w:fldCharType="separate"/>
          </w:r>
          <w:r>
            <w:rPr>
              <w:rStyle w:val="24"/>
              <w:rFonts w:hint="eastAsia" w:ascii="Times New Roman" w:hAnsi="Times New Roman" w:cs="宋体"/>
              <w:b w:val="0"/>
              <w:bCs/>
            </w:rPr>
            <w:t>2.3.1 VisualStudioCode</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_Toc198834959 \h</w:instrText>
          </w:r>
          <w:r>
            <w:rPr>
              <w:rFonts w:hint="eastAsia"/>
              <w:b w:val="0"/>
              <w:bCs/>
            </w:rPr>
            <w:instrText xml:space="preserve"> </w:instrText>
          </w:r>
          <w:r>
            <w:rPr>
              <w:rFonts w:hint="eastAsia"/>
              <w:b w:val="0"/>
              <w:bCs/>
            </w:rPr>
            <w:fldChar w:fldCharType="separate"/>
          </w:r>
          <w:r>
            <w:rPr>
              <w:b w:val="0"/>
              <w:bCs/>
            </w:rPr>
            <w:t>9</w:t>
          </w:r>
          <w:r>
            <w:rPr>
              <w:rFonts w:hint="eastAsia"/>
              <w:b w:val="0"/>
              <w:bCs/>
            </w:rPr>
            <w:fldChar w:fldCharType="end"/>
          </w:r>
          <w:r>
            <w:rPr>
              <w:rFonts w:hint="eastAsia"/>
              <w:b w:val="0"/>
              <w:bCs/>
            </w:rPr>
            <w:fldChar w:fldCharType="end"/>
          </w:r>
        </w:p>
        <w:p w14:paraId="769D0DEC">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"_Toc198834960" </w:instrText>
          </w:r>
          <w:r>
            <w:fldChar w:fldCharType="separate"/>
          </w:r>
          <w:r>
            <w:rPr>
              <w:rStyle w:val="24"/>
              <w:rFonts w:hint="eastAsia" w:ascii="Times New Roman" w:hAnsi="Times New Roman" w:cs="宋体"/>
              <w:b w:val="0"/>
              <w:bCs/>
            </w:rPr>
            <w:t>2.3.2 IntelliJIDEA</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_Toc198834960 \h</w:instrText>
          </w:r>
          <w:r>
            <w:rPr>
              <w:rFonts w:hint="eastAsia"/>
              <w:b w:val="0"/>
              <w:bCs/>
            </w:rPr>
            <w:instrText xml:space="preserve"> </w:instrText>
          </w:r>
          <w:r>
            <w:rPr>
              <w:rFonts w:hint="eastAsia"/>
              <w:b w:val="0"/>
              <w:bCs/>
            </w:rPr>
            <w:fldChar w:fldCharType="separate"/>
          </w:r>
          <w:r>
            <w:rPr>
              <w:b w:val="0"/>
              <w:bCs/>
            </w:rPr>
            <w:t>9</w:t>
          </w:r>
          <w:r>
            <w:rPr>
              <w:rFonts w:hint="eastAsia"/>
              <w:b w:val="0"/>
              <w:bCs/>
            </w:rPr>
            <w:fldChar w:fldCharType="end"/>
          </w:r>
          <w:r>
            <w:rPr>
              <w:rFonts w:hint="eastAsia"/>
              <w:b w:val="0"/>
              <w:bCs/>
            </w:rPr>
            <w:fldChar w:fldCharType="end"/>
          </w:r>
        </w:p>
        <w:p w14:paraId="022C0422">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"_Toc198834961" </w:instrText>
          </w:r>
          <w:r>
            <w:fldChar w:fldCharType="separate"/>
          </w:r>
          <w:r>
            <w:rPr>
              <w:rStyle w:val="24"/>
              <w:rFonts w:hint="eastAsia" w:ascii="Times New Roman" w:hAnsi="Times New Roman" w:cs="宋体"/>
              <w:b w:val="0"/>
              <w:bCs/>
            </w:rPr>
            <w:t>2.3.3 NavicatPremium</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_Toc198834961 \h</w:instrText>
          </w:r>
          <w:r>
            <w:rPr>
              <w:rFonts w:hint="eastAsia"/>
              <w:b w:val="0"/>
              <w:bCs/>
            </w:rPr>
            <w:instrText xml:space="preserve"> </w:instrText>
          </w:r>
          <w:r>
            <w:rPr>
              <w:rFonts w:hint="eastAsia"/>
              <w:b w:val="0"/>
              <w:bCs/>
            </w:rPr>
            <w:fldChar w:fldCharType="separate"/>
          </w:r>
          <w:r>
            <w:rPr>
              <w:b w:val="0"/>
              <w:bCs/>
            </w:rPr>
            <w:t>9</w:t>
          </w:r>
          <w:r>
            <w:rPr>
              <w:rFonts w:hint="eastAsia"/>
              <w:b w:val="0"/>
              <w:bCs/>
            </w:rPr>
            <w:fldChar w:fldCharType="end"/>
          </w:r>
          <w:r>
            <w:rPr>
              <w:rFonts w:hint="eastAsia"/>
              <w:b w:val="0"/>
              <w:bCs/>
            </w:rPr>
            <w:fldChar w:fldCharType="end"/>
          </w:r>
        </w:p>
        <w:p w14:paraId="6DA74751">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"_Toc198834962" </w:instrText>
          </w:r>
          <w:r>
            <w:fldChar w:fldCharType="separate"/>
          </w:r>
          <w:r>
            <w:rPr>
              <w:rStyle w:val="24"/>
              <w:rFonts w:hint="eastAsia" w:ascii="Times New Roman" w:hAnsi="Times New Roman" w:cs="宋体"/>
              <w:b w:val="0"/>
              <w:bCs/>
            </w:rPr>
            <w:t>2.3.4 Apifox</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_Toc198834962 \h</w:instrText>
          </w:r>
          <w:r>
            <w:rPr>
              <w:rFonts w:hint="eastAsia"/>
              <w:b w:val="0"/>
              <w:bCs/>
            </w:rPr>
            <w:instrText xml:space="preserve"> </w:instrText>
          </w:r>
          <w:r>
            <w:rPr>
              <w:rFonts w:hint="eastAsia"/>
              <w:b w:val="0"/>
              <w:bCs/>
            </w:rPr>
            <w:fldChar w:fldCharType="separate"/>
          </w:r>
          <w:r>
            <w:rPr>
              <w:b w:val="0"/>
              <w:bCs/>
            </w:rPr>
            <w:t>10</w:t>
          </w:r>
          <w:r>
            <w:rPr>
              <w:rFonts w:hint="eastAsia"/>
              <w:b w:val="0"/>
              <w:bCs/>
            </w:rPr>
            <w:fldChar w:fldCharType="end"/>
          </w:r>
          <w:r>
            <w:rPr>
              <w:rFonts w:hint="eastAsia"/>
              <w:b w:val="0"/>
              <w:bCs/>
            </w:rPr>
            <w:fldChar w:fldCharType="end"/>
          </w:r>
        </w:p>
        <w:p w14:paraId="4567ECC2">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"_Toc198834963" </w:instrText>
          </w:r>
          <w:r>
            <w:fldChar w:fldCharType="separate"/>
          </w:r>
          <w:r>
            <w:rPr>
              <w:rStyle w:val="24"/>
              <w:rFonts w:hint="eastAsia" w:ascii="Times New Roman" w:hAnsi="Times New Roman"/>
            </w:rPr>
            <w:t>第三章 系统分析</w:t>
          </w:r>
          <w:r>
            <w:rPr>
              <w:rFonts w:hint="eastAsia"/>
            </w:rPr>
            <w:tab/>
          </w:r>
          <w:r>
            <w:rPr>
              <w:rFonts w:hint="eastAsia"/>
            </w:rPr>
            <w:fldChar w:fldCharType="begin"/>
          </w:r>
          <w:r>
            <w:rPr>
              <w:rFonts w:hint="eastAsia"/>
            </w:rPr>
            <w:instrText xml:space="preserve"> </w:instrText>
          </w:r>
          <w:r>
            <w:instrText xml:space="preserve">PAGEREF _Toc198834963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EF2A279">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"_Toc198834964" </w:instrText>
          </w:r>
          <w:r>
            <w:fldChar w:fldCharType="separate"/>
          </w:r>
          <w:r>
            <w:rPr>
              <w:rStyle w:val="24"/>
              <w:rFonts w:hint="eastAsia" w:ascii="Times New Roman" w:hAnsi="Times New Roman" w:cs="黑体"/>
              <w:b w:val="0"/>
              <w:bCs/>
            </w:rPr>
            <w:t>3.1可行性分析</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_Toc198834964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7D4FC72E">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"_Toc198834965" </w:instrText>
          </w:r>
          <w:r>
            <w:fldChar w:fldCharType="separate"/>
          </w:r>
          <w:r>
            <w:rPr>
              <w:rStyle w:val="24"/>
              <w:rFonts w:hint="eastAsia" w:ascii="Times New Roman" w:hAnsi="Times New Roman" w:cs="宋体"/>
              <w:b w:val="0"/>
              <w:bCs/>
            </w:rPr>
            <w:t>3.1.1 技术可行性</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_Toc198834965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78993DF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"_Toc198834966" </w:instrText>
          </w:r>
          <w:r>
            <w:fldChar w:fldCharType="separate"/>
          </w:r>
          <w:r>
            <w:rPr>
              <w:rStyle w:val="24"/>
              <w:rFonts w:hint="eastAsia" w:ascii="Times New Roman" w:hAnsi="Times New Roman" w:cs="宋体"/>
              <w:b w:val="0"/>
              <w:bCs/>
            </w:rPr>
            <w:t>3.1.2 社会可行性</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_Toc198834966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29EC5D71">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"_Toc198834967" </w:instrText>
          </w:r>
          <w:r>
            <w:fldChar w:fldCharType="separate"/>
          </w:r>
          <w:r>
            <w:rPr>
              <w:rStyle w:val="24"/>
              <w:rFonts w:hint="eastAsia" w:ascii="Times New Roman" w:hAnsi="Times New Roman" w:cs="宋体"/>
              <w:b w:val="0"/>
              <w:bCs/>
            </w:rPr>
            <w:t>3.1.3 经济可行性</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_Toc198834967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6BC990FD">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"_Toc198834968" </w:instrText>
          </w:r>
          <w:r>
            <w:fldChar w:fldCharType="separate"/>
          </w:r>
          <w:r>
            <w:rPr>
              <w:rStyle w:val="24"/>
              <w:rFonts w:hint="eastAsia" w:ascii="Times New Roman" w:hAnsi="Times New Roman" w:cs="黑体"/>
              <w:b w:val="0"/>
              <w:bCs/>
            </w:rPr>
            <w:t>3.2 需求分析</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_Toc198834968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2ECC2B0E">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"_Toc198834969" </w:instrText>
          </w:r>
          <w:r>
            <w:fldChar w:fldCharType="separate"/>
          </w:r>
          <w:r>
            <w:rPr>
              <w:rStyle w:val="24"/>
              <w:rFonts w:hint="eastAsia" w:ascii="Times New Roman" w:hAnsi="Times New Roman" w:cs="宋体"/>
              <w:b w:val="0"/>
              <w:bCs/>
            </w:rPr>
            <w:t>3.2.1 功能需求</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_Toc198834969 \h</w:instrText>
          </w:r>
          <w:r>
            <w:rPr>
              <w:rFonts w:hint="eastAsia"/>
              <w:b w:val="0"/>
              <w:bCs/>
            </w:rPr>
            <w:instrText xml:space="preserve"> </w:instrText>
          </w:r>
          <w:r>
            <w:rPr>
              <w:rFonts w:hint="eastAsia"/>
              <w:b w:val="0"/>
              <w:bCs/>
            </w:rPr>
            <w:fldChar w:fldCharType="separate"/>
          </w:r>
          <w:r>
            <w:rPr>
              <w:b w:val="0"/>
              <w:bCs/>
            </w:rPr>
            <w:t>11</w:t>
          </w:r>
          <w:r>
            <w:rPr>
              <w:rFonts w:hint="eastAsia"/>
              <w:b w:val="0"/>
              <w:bCs/>
            </w:rPr>
            <w:fldChar w:fldCharType="end"/>
          </w:r>
          <w:r>
            <w:rPr>
              <w:rFonts w:hint="eastAsia"/>
              <w:b w:val="0"/>
              <w:bCs/>
            </w:rPr>
            <w:fldChar w:fldCharType="end"/>
          </w:r>
        </w:p>
        <w:p w14:paraId="699C7659">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"_Toc198834970" </w:instrText>
          </w:r>
          <w:r>
            <w:fldChar w:fldCharType="separate"/>
          </w:r>
          <w:r>
            <w:rPr>
              <w:rStyle w:val="24"/>
              <w:rFonts w:hint="eastAsia" w:ascii="Times New Roman" w:hAnsi="Times New Roman" w:cs="宋体"/>
              <w:b w:val="0"/>
              <w:bCs/>
            </w:rPr>
            <w:t>3.2.2 非功能需求</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_Toc198834970 \h</w:instrText>
          </w:r>
          <w:r>
            <w:rPr>
              <w:rFonts w:hint="eastAsia"/>
              <w:b w:val="0"/>
              <w:bCs/>
            </w:rPr>
            <w:instrText xml:space="preserve"> </w:instrText>
          </w:r>
          <w:r>
            <w:rPr>
              <w:rFonts w:hint="eastAsia"/>
              <w:b w:val="0"/>
              <w:bCs/>
            </w:rPr>
            <w:fldChar w:fldCharType="separate"/>
          </w:r>
          <w:r>
            <w:rPr>
              <w:b w:val="0"/>
              <w:bCs/>
            </w:rPr>
            <w:t>15</w:t>
          </w:r>
          <w:r>
            <w:rPr>
              <w:rFonts w:hint="eastAsia"/>
              <w:b w:val="0"/>
              <w:bCs/>
            </w:rPr>
            <w:fldChar w:fldCharType="end"/>
          </w:r>
          <w:r>
            <w:rPr>
              <w:rFonts w:hint="eastAsia"/>
              <w:b w:val="0"/>
              <w:bCs/>
            </w:rPr>
            <w:fldChar w:fldCharType="end"/>
          </w:r>
        </w:p>
        <w:p w14:paraId="3275325D">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"_Toc198834971" </w:instrText>
          </w:r>
          <w:r>
            <w:fldChar w:fldCharType="separate"/>
          </w:r>
          <w:r>
            <w:rPr>
              <w:rStyle w:val="24"/>
              <w:rFonts w:hint="eastAsia" w:ascii="Times New Roman" w:hAnsi="Times New Roman" w:cs="黑体"/>
              <w:b w:val="0"/>
              <w:bCs/>
            </w:rPr>
            <w:t>3.3 在线考试及智能分析系统数据流图</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_Toc198834971 \h</w:instrText>
          </w:r>
          <w:r>
            <w:rPr>
              <w:rFonts w:hint="eastAsia"/>
              <w:b w:val="0"/>
              <w:bCs/>
            </w:rPr>
            <w:instrText xml:space="preserve"> </w:instrText>
          </w:r>
          <w:r>
            <w:rPr>
              <w:rFonts w:hint="eastAsia"/>
              <w:b w:val="0"/>
              <w:bCs/>
            </w:rPr>
            <w:fldChar w:fldCharType="separate"/>
          </w:r>
          <w:r>
            <w:rPr>
              <w:b w:val="0"/>
              <w:bCs/>
            </w:rPr>
            <w:t>15</w:t>
          </w:r>
          <w:r>
            <w:rPr>
              <w:rFonts w:hint="eastAsia"/>
              <w:b w:val="0"/>
              <w:bCs/>
            </w:rPr>
            <w:fldChar w:fldCharType="end"/>
          </w:r>
          <w:r>
            <w:rPr>
              <w:rFonts w:hint="eastAsia"/>
              <w:b w:val="0"/>
              <w:bCs/>
            </w:rPr>
            <w:fldChar w:fldCharType="end"/>
          </w:r>
        </w:p>
        <w:p w14:paraId="5519E131">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"_Toc198834972" </w:instrText>
          </w:r>
          <w:r>
            <w:fldChar w:fldCharType="separate"/>
          </w:r>
          <w:r>
            <w:rPr>
              <w:rStyle w:val="24"/>
              <w:rFonts w:hint="eastAsia" w:ascii="Times New Roman" w:hAnsi="Times New Roman" w:cs="宋体"/>
            </w:rPr>
            <w:t>第四章 系统设计</w:t>
          </w:r>
          <w:r>
            <w:rPr>
              <w:rFonts w:hint="eastAsia"/>
            </w:rPr>
            <w:tab/>
          </w:r>
          <w:r>
            <w:rPr>
              <w:rFonts w:hint="eastAsia"/>
            </w:rPr>
            <w:fldChar w:fldCharType="begin"/>
          </w:r>
          <w:r>
            <w:rPr>
              <w:rFonts w:hint="eastAsia"/>
            </w:rPr>
            <w:instrText xml:space="preserve"> </w:instrText>
          </w:r>
          <w:r>
            <w:instrText xml:space="preserve">PAGEREF _Toc198834972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CE0F29C">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"_Toc198834973" </w:instrText>
          </w:r>
          <w:r>
            <w:fldChar w:fldCharType="separate"/>
          </w:r>
          <w:r>
            <w:rPr>
              <w:rStyle w:val="24"/>
              <w:rFonts w:hint="eastAsia" w:ascii="Times New Roman" w:hAnsi="Times New Roman" w:cs="黑体"/>
              <w:b w:val="0"/>
              <w:bCs/>
            </w:rPr>
            <w:t>4.1 系统架构设计</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_Toc198834973 \h</w:instrText>
          </w:r>
          <w:r>
            <w:rPr>
              <w:rFonts w:hint="eastAsia"/>
              <w:b w:val="0"/>
              <w:bCs/>
            </w:rPr>
            <w:instrText xml:space="preserve"> </w:instrText>
          </w:r>
          <w:r>
            <w:rPr>
              <w:rFonts w:hint="eastAsia"/>
              <w:b w:val="0"/>
              <w:bCs/>
            </w:rPr>
            <w:fldChar w:fldCharType="separate"/>
          </w:r>
          <w:r>
            <w:rPr>
              <w:b w:val="0"/>
              <w:bCs/>
            </w:rPr>
            <w:t>17</w:t>
          </w:r>
          <w:r>
            <w:rPr>
              <w:rFonts w:hint="eastAsia"/>
              <w:b w:val="0"/>
              <w:bCs/>
            </w:rPr>
            <w:fldChar w:fldCharType="end"/>
          </w:r>
          <w:r>
            <w:rPr>
              <w:rFonts w:hint="eastAsia"/>
              <w:b w:val="0"/>
              <w:bCs/>
            </w:rPr>
            <w:fldChar w:fldCharType="end"/>
          </w:r>
        </w:p>
        <w:p w14:paraId="3CC83465">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"_Toc198834974" </w:instrText>
          </w:r>
          <w:r>
            <w:fldChar w:fldCharType="separate"/>
          </w:r>
          <w:r>
            <w:rPr>
              <w:rStyle w:val="24"/>
              <w:rFonts w:hint="eastAsia" w:ascii="Times New Roman" w:hAnsi="Times New Roman" w:cs="宋体"/>
              <w:b w:val="0"/>
              <w:bCs/>
            </w:rPr>
            <w:t>4.1.1 在线考试及智能分析系统模块划分</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_Toc198834974 \h</w:instrText>
          </w:r>
          <w:r>
            <w:rPr>
              <w:rFonts w:hint="eastAsia"/>
              <w:b w:val="0"/>
              <w:bCs/>
            </w:rPr>
            <w:instrText xml:space="preserve"> </w:instrText>
          </w:r>
          <w:r>
            <w:rPr>
              <w:rFonts w:hint="eastAsia"/>
              <w:b w:val="0"/>
              <w:bCs/>
            </w:rPr>
            <w:fldChar w:fldCharType="separate"/>
          </w:r>
          <w:r>
            <w:rPr>
              <w:b w:val="0"/>
              <w:bCs/>
            </w:rPr>
            <w:t>17</w:t>
          </w:r>
          <w:r>
            <w:rPr>
              <w:rFonts w:hint="eastAsia"/>
              <w:b w:val="0"/>
              <w:bCs/>
            </w:rPr>
            <w:fldChar w:fldCharType="end"/>
          </w:r>
          <w:r>
            <w:rPr>
              <w:rFonts w:hint="eastAsia"/>
              <w:b w:val="0"/>
              <w:bCs/>
            </w:rPr>
            <w:fldChar w:fldCharType="end"/>
          </w:r>
        </w:p>
        <w:p w14:paraId="678EEBD8">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"_Toc198834975" </w:instrText>
          </w:r>
          <w:r>
            <w:fldChar w:fldCharType="separate"/>
          </w:r>
          <w:r>
            <w:rPr>
              <w:rStyle w:val="24"/>
              <w:rFonts w:hint="eastAsia" w:ascii="Times New Roman" w:hAnsi="Times New Roman" w:cs="黑体"/>
              <w:b w:val="0"/>
              <w:bCs/>
            </w:rPr>
            <w:t>4.2 数据库设计</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_Toc198834975 \h</w:instrText>
          </w:r>
          <w:r>
            <w:rPr>
              <w:rFonts w:hint="eastAsia"/>
              <w:b w:val="0"/>
              <w:bCs/>
            </w:rPr>
            <w:instrText xml:space="preserve"> </w:instrText>
          </w:r>
          <w:r>
            <w:rPr>
              <w:rFonts w:hint="eastAsia"/>
              <w:b w:val="0"/>
              <w:bCs/>
            </w:rPr>
            <w:fldChar w:fldCharType="separate"/>
          </w:r>
          <w:r>
            <w:rPr>
              <w:b w:val="0"/>
              <w:bCs/>
            </w:rPr>
            <w:t>17</w:t>
          </w:r>
          <w:r>
            <w:rPr>
              <w:rFonts w:hint="eastAsia"/>
              <w:b w:val="0"/>
              <w:bCs/>
            </w:rPr>
            <w:fldChar w:fldCharType="end"/>
          </w:r>
          <w:r>
            <w:rPr>
              <w:rFonts w:hint="eastAsia"/>
              <w:b w:val="0"/>
              <w:bCs/>
            </w:rPr>
            <w:fldChar w:fldCharType="end"/>
          </w:r>
        </w:p>
        <w:p w14:paraId="70FA9F8C">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"_Toc198834976" </w:instrText>
          </w:r>
          <w:r>
            <w:fldChar w:fldCharType="separate"/>
          </w:r>
          <w:r>
            <w:rPr>
              <w:rStyle w:val="24"/>
              <w:rFonts w:hint="eastAsia" w:ascii="Times New Roman" w:hAnsi="Times New Roman" w:cs="宋体"/>
              <w:b w:val="0"/>
              <w:bCs/>
            </w:rPr>
            <w:t>4.2.1 数据库概念结构设计</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_Toc198834976 \h</w:instrText>
          </w:r>
          <w:r>
            <w:rPr>
              <w:rFonts w:hint="eastAsia"/>
              <w:b w:val="0"/>
              <w:bCs/>
            </w:rPr>
            <w:instrText xml:space="preserve"> </w:instrText>
          </w:r>
          <w:r>
            <w:rPr>
              <w:rFonts w:hint="eastAsia"/>
              <w:b w:val="0"/>
              <w:bCs/>
            </w:rPr>
            <w:fldChar w:fldCharType="separate"/>
          </w:r>
          <w:r>
            <w:rPr>
              <w:b w:val="0"/>
              <w:bCs/>
            </w:rPr>
            <w:t>17</w:t>
          </w:r>
          <w:r>
            <w:rPr>
              <w:rFonts w:hint="eastAsia"/>
              <w:b w:val="0"/>
              <w:bCs/>
            </w:rPr>
            <w:fldChar w:fldCharType="end"/>
          </w:r>
          <w:r>
            <w:rPr>
              <w:rFonts w:hint="eastAsia"/>
              <w:b w:val="0"/>
              <w:bCs/>
            </w:rPr>
            <w:fldChar w:fldCharType="end"/>
          </w:r>
        </w:p>
        <w:p w14:paraId="59C7B525">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"_Toc198834977" </w:instrText>
          </w:r>
          <w:r>
            <w:fldChar w:fldCharType="separate"/>
          </w:r>
          <w:r>
            <w:rPr>
              <w:rStyle w:val="24"/>
              <w:rFonts w:hint="eastAsia" w:ascii="Times New Roman" w:hAnsi="Times New Roman" w:cs="宋体"/>
              <w:b w:val="0"/>
              <w:bCs/>
            </w:rPr>
            <w:t>4.2.2 数据库逻辑结构设计</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_Toc198834977 \h</w:instrText>
          </w:r>
          <w:r>
            <w:rPr>
              <w:rFonts w:hint="eastAsia"/>
              <w:b w:val="0"/>
              <w:bCs/>
            </w:rPr>
            <w:instrText xml:space="preserve"> </w:instrText>
          </w:r>
          <w:r>
            <w:rPr>
              <w:rFonts w:hint="eastAsia"/>
              <w:b w:val="0"/>
              <w:bCs/>
            </w:rPr>
            <w:fldChar w:fldCharType="separate"/>
          </w:r>
          <w:r>
            <w:rPr>
              <w:b w:val="0"/>
              <w:bCs/>
            </w:rPr>
            <w:t>22</w:t>
          </w:r>
          <w:r>
            <w:rPr>
              <w:rFonts w:hint="eastAsia"/>
              <w:b w:val="0"/>
              <w:bCs/>
            </w:rPr>
            <w:fldChar w:fldCharType="end"/>
          </w:r>
          <w:r>
            <w:rPr>
              <w:rFonts w:hint="eastAsia"/>
              <w:b w:val="0"/>
              <w:bCs/>
            </w:rPr>
            <w:fldChar w:fldCharType="end"/>
          </w:r>
        </w:p>
        <w:p w14:paraId="5D7D2CD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"_Toc198834978" </w:instrText>
          </w:r>
          <w:r>
            <w:fldChar w:fldCharType="separate"/>
          </w:r>
          <w:r>
            <w:rPr>
              <w:rStyle w:val="24"/>
              <w:rFonts w:hint="eastAsia" w:ascii="Times New Roman" w:hAnsi="Times New Roman" w:cs="宋体"/>
              <w:b w:val="0"/>
              <w:bCs/>
            </w:rPr>
            <w:t>4.2.2 数据库物理结构设计</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_Toc198834978 \h</w:instrText>
          </w:r>
          <w:r>
            <w:rPr>
              <w:rFonts w:hint="eastAsia"/>
              <w:b w:val="0"/>
              <w:bCs/>
            </w:rPr>
            <w:instrText xml:space="preserve"> </w:instrText>
          </w:r>
          <w:r>
            <w:rPr>
              <w:rFonts w:hint="eastAsia"/>
              <w:b w:val="0"/>
              <w:bCs/>
            </w:rPr>
            <w:fldChar w:fldCharType="separate"/>
          </w:r>
          <w:r>
            <w:rPr>
              <w:b w:val="0"/>
              <w:bCs/>
            </w:rPr>
            <w:t>26</w:t>
          </w:r>
          <w:r>
            <w:rPr>
              <w:rFonts w:hint="eastAsia"/>
              <w:b w:val="0"/>
              <w:bCs/>
            </w:rPr>
            <w:fldChar w:fldCharType="end"/>
          </w:r>
          <w:r>
            <w:rPr>
              <w:rFonts w:hint="eastAsia"/>
              <w:b w:val="0"/>
              <w:bCs/>
            </w:rPr>
            <w:fldChar w:fldCharType="end"/>
          </w:r>
        </w:p>
        <w:p w14:paraId="262F5E73">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"_Toc198834979" </w:instrText>
          </w:r>
          <w:r>
            <w:fldChar w:fldCharType="separate"/>
          </w:r>
          <w:r>
            <w:rPr>
              <w:rStyle w:val="24"/>
              <w:rFonts w:hint="eastAsia" w:ascii="Times New Roman" w:hAnsi="Times New Roman"/>
            </w:rPr>
            <w:t>第五章 系统实现</w:t>
          </w:r>
          <w:r>
            <w:rPr>
              <w:rFonts w:hint="eastAsia"/>
            </w:rPr>
            <w:tab/>
          </w:r>
          <w:r>
            <w:rPr>
              <w:rFonts w:hint="eastAsia"/>
            </w:rPr>
            <w:fldChar w:fldCharType="begin"/>
          </w:r>
          <w:r>
            <w:rPr>
              <w:rFonts w:hint="eastAsia"/>
            </w:rPr>
            <w:instrText xml:space="preserve"> </w:instrText>
          </w:r>
          <w:r>
            <w:instrText xml:space="preserve">PAGEREF _Toc198834979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4729CA">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"_Toc198834980" </w:instrText>
          </w:r>
          <w:r>
            <w:fldChar w:fldCharType="separate"/>
          </w:r>
          <w:r>
            <w:rPr>
              <w:rStyle w:val="24"/>
              <w:rFonts w:hint="eastAsia" w:ascii="Times New Roman" w:hAnsi="Times New Roman" w:cs="黑体"/>
              <w:b w:val="0"/>
              <w:bCs/>
            </w:rPr>
            <w:t>5.1 系统开发环境与工具</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_Toc198834980 \h</w:instrText>
          </w:r>
          <w:r>
            <w:rPr>
              <w:rFonts w:hint="eastAsia"/>
              <w:b w:val="0"/>
              <w:bCs/>
            </w:rPr>
            <w:instrText xml:space="preserve"> </w:instrText>
          </w:r>
          <w:r>
            <w:rPr>
              <w:rFonts w:hint="eastAsia"/>
              <w:b w:val="0"/>
              <w:bCs/>
            </w:rPr>
            <w:fldChar w:fldCharType="separate"/>
          </w:r>
          <w:r>
            <w:rPr>
              <w:b w:val="0"/>
              <w:bCs/>
            </w:rPr>
            <w:t>30</w:t>
          </w:r>
          <w:r>
            <w:rPr>
              <w:rFonts w:hint="eastAsia"/>
              <w:b w:val="0"/>
              <w:bCs/>
            </w:rPr>
            <w:fldChar w:fldCharType="end"/>
          </w:r>
          <w:r>
            <w:rPr>
              <w:rFonts w:hint="eastAsia"/>
              <w:b w:val="0"/>
              <w:bCs/>
            </w:rPr>
            <w:fldChar w:fldCharType="end"/>
          </w:r>
        </w:p>
        <w:p w14:paraId="7F1ACCD9">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"_Toc198834981" </w:instrText>
          </w:r>
          <w:r>
            <w:fldChar w:fldCharType="separate"/>
          </w:r>
          <w:r>
            <w:rPr>
              <w:rStyle w:val="24"/>
              <w:rFonts w:hint="eastAsia" w:ascii="Times New Roman" w:hAnsi="Times New Roman" w:cs="黑体"/>
              <w:b w:val="0"/>
              <w:bCs/>
            </w:rPr>
            <w:t>5.2 核心模块实现</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_Toc198834981 \h</w:instrText>
          </w:r>
          <w:r>
            <w:rPr>
              <w:rFonts w:hint="eastAsia"/>
              <w:b w:val="0"/>
              <w:bCs/>
            </w:rPr>
            <w:instrText xml:space="preserve"> </w:instrText>
          </w:r>
          <w:r>
            <w:rPr>
              <w:rFonts w:hint="eastAsia"/>
              <w:b w:val="0"/>
              <w:bCs/>
            </w:rPr>
            <w:fldChar w:fldCharType="separate"/>
          </w:r>
          <w:r>
            <w:rPr>
              <w:b w:val="0"/>
              <w:bCs/>
            </w:rPr>
            <w:t>31</w:t>
          </w:r>
          <w:r>
            <w:rPr>
              <w:rFonts w:hint="eastAsia"/>
              <w:b w:val="0"/>
              <w:bCs/>
            </w:rPr>
            <w:fldChar w:fldCharType="end"/>
          </w:r>
          <w:r>
            <w:rPr>
              <w:rFonts w:hint="eastAsia"/>
              <w:b w:val="0"/>
              <w:bCs/>
            </w:rPr>
            <w:fldChar w:fldCharType="end"/>
          </w:r>
        </w:p>
        <w:p w14:paraId="42318FF4">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"_Toc198834982" </w:instrText>
          </w:r>
          <w:r>
            <w:fldChar w:fldCharType="separate"/>
          </w:r>
          <w:r>
            <w:rPr>
              <w:rStyle w:val="24"/>
              <w:rFonts w:hint="eastAsia" w:ascii="Times New Roman" w:hAnsi="Times New Roman" w:cs="黑体"/>
              <w:b w:val="0"/>
              <w:bCs/>
            </w:rPr>
            <w:t>5.2.1 登录模块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_Toc198834982 \h</w:instrText>
          </w:r>
          <w:r>
            <w:rPr>
              <w:rFonts w:hint="eastAsia"/>
              <w:b w:val="0"/>
              <w:bCs/>
            </w:rPr>
            <w:instrText xml:space="preserve"> </w:instrText>
          </w:r>
          <w:r>
            <w:rPr>
              <w:rFonts w:hint="eastAsia"/>
              <w:b w:val="0"/>
              <w:bCs/>
            </w:rPr>
            <w:fldChar w:fldCharType="separate"/>
          </w:r>
          <w:r>
            <w:rPr>
              <w:b w:val="0"/>
              <w:bCs/>
            </w:rPr>
            <w:t>31</w:t>
          </w:r>
          <w:r>
            <w:rPr>
              <w:rFonts w:hint="eastAsia"/>
              <w:b w:val="0"/>
              <w:bCs/>
            </w:rPr>
            <w:fldChar w:fldCharType="end"/>
          </w:r>
          <w:r>
            <w:rPr>
              <w:rFonts w:hint="eastAsia"/>
              <w:b w:val="0"/>
              <w:bCs/>
            </w:rPr>
            <w:fldChar w:fldCharType="end"/>
          </w:r>
        </w:p>
        <w:p w14:paraId="026C5C6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"_Toc198834983" </w:instrText>
          </w:r>
          <w:r>
            <w:fldChar w:fldCharType="separate"/>
          </w:r>
          <w:r>
            <w:rPr>
              <w:rStyle w:val="24"/>
              <w:rFonts w:hint="eastAsia" w:ascii="Times New Roman" w:hAnsi="Times New Roman" w:cs="黑体"/>
              <w:b w:val="0"/>
              <w:bCs/>
            </w:rPr>
            <w:t>5.2.2 在线考试模块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_Toc198834983 \h</w:instrText>
          </w:r>
          <w:r>
            <w:rPr>
              <w:rFonts w:hint="eastAsia"/>
              <w:b w:val="0"/>
              <w:bCs/>
            </w:rPr>
            <w:instrText xml:space="preserve"> </w:instrText>
          </w:r>
          <w:r>
            <w:rPr>
              <w:rFonts w:hint="eastAsia"/>
              <w:b w:val="0"/>
              <w:bCs/>
            </w:rPr>
            <w:fldChar w:fldCharType="separate"/>
          </w:r>
          <w:r>
            <w:rPr>
              <w:b w:val="0"/>
              <w:bCs/>
            </w:rPr>
            <w:t>31</w:t>
          </w:r>
          <w:r>
            <w:rPr>
              <w:rFonts w:hint="eastAsia"/>
              <w:b w:val="0"/>
              <w:bCs/>
            </w:rPr>
            <w:fldChar w:fldCharType="end"/>
          </w:r>
          <w:r>
            <w:rPr>
              <w:rFonts w:hint="eastAsia"/>
              <w:b w:val="0"/>
              <w:bCs/>
            </w:rPr>
            <w:fldChar w:fldCharType="end"/>
          </w:r>
        </w:p>
        <w:p w14:paraId="1222CB2B">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"_Toc198834984" </w:instrText>
          </w:r>
          <w:r>
            <w:fldChar w:fldCharType="separate"/>
          </w:r>
          <w:r>
            <w:rPr>
              <w:rStyle w:val="24"/>
              <w:rFonts w:hint="eastAsia" w:ascii="Times New Roman" w:hAnsi="Times New Roman" w:cs="黑体"/>
              <w:b w:val="0"/>
              <w:bCs/>
            </w:rPr>
            <w:t>5.2.3 成绩查询模块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_Toc198834984 \h</w:instrText>
          </w:r>
          <w:r>
            <w:rPr>
              <w:rFonts w:hint="eastAsia"/>
              <w:b w:val="0"/>
              <w:bCs/>
            </w:rPr>
            <w:instrText xml:space="preserve"> </w:instrText>
          </w:r>
          <w:r>
            <w:rPr>
              <w:rFonts w:hint="eastAsia"/>
              <w:b w:val="0"/>
              <w:bCs/>
            </w:rPr>
            <w:fldChar w:fldCharType="separate"/>
          </w:r>
          <w:r>
            <w:rPr>
              <w:b w:val="0"/>
              <w:bCs/>
            </w:rPr>
            <w:t>33</w:t>
          </w:r>
          <w:r>
            <w:rPr>
              <w:rFonts w:hint="eastAsia"/>
              <w:b w:val="0"/>
              <w:bCs/>
            </w:rPr>
            <w:fldChar w:fldCharType="end"/>
          </w:r>
          <w:r>
            <w:rPr>
              <w:rFonts w:hint="eastAsia"/>
              <w:b w:val="0"/>
              <w:bCs/>
            </w:rPr>
            <w:fldChar w:fldCharType="end"/>
          </w:r>
        </w:p>
        <w:p w14:paraId="5BD8F6FB">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"_Toc198834985" </w:instrText>
          </w:r>
          <w:r>
            <w:fldChar w:fldCharType="separate"/>
          </w:r>
          <w:r>
            <w:rPr>
              <w:rStyle w:val="24"/>
              <w:rFonts w:hint="eastAsia" w:ascii="Times New Roman" w:hAnsi="Times New Roman" w:cs="黑体"/>
              <w:b w:val="0"/>
              <w:bCs/>
            </w:rPr>
            <w:t>5.2.4 用户管理模块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_Toc198834985 \h</w:instrText>
          </w:r>
          <w:r>
            <w:rPr>
              <w:rFonts w:hint="eastAsia"/>
              <w:b w:val="0"/>
              <w:bCs/>
            </w:rPr>
            <w:instrText xml:space="preserve"> </w:instrText>
          </w:r>
          <w:r>
            <w:rPr>
              <w:rFonts w:hint="eastAsia"/>
              <w:b w:val="0"/>
              <w:bCs/>
            </w:rPr>
            <w:fldChar w:fldCharType="separate"/>
          </w:r>
          <w:r>
            <w:rPr>
              <w:b w:val="0"/>
              <w:bCs/>
            </w:rPr>
            <w:t>34</w:t>
          </w:r>
          <w:r>
            <w:rPr>
              <w:rFonts w:hint="eastAsia"/>
              <w:b w:val="0"/>
              <w:bCs/>
            </w:rPr>
            <w:fldChar w:fldCharType="end"/>
          </w:r>
          <w:r>
            <w:rPr>
              <w:rFonts w:hint="eastAsia"/>
              <w:b w:val="0"/>
              <w:bCs/>
            </w:rPr>
            <w:fldChar w:fldCharType="end"/>
          </w:r>
        </w:p>
        <w:p w14:paraId="2D87DB2B">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"_Toc198834986" </w:instrText>
          </w:r>
          <w:r>
            <w:fldChar w:fldCharType="separate"/>
          </w:r>
          <w:r>
            <w:rPr>
              <w:rStyle w:val="24"/>
              <w:rFonts w:hint="eastAsia" w:ascii="Times New Roman" w:hAnsi="Times New Roman" w:cs="黑体"/>
              <w:b w:val="0"/>
              <w:bCs/>
            </w:rPr>
            <w:t>5.2.5 智能分析模块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_Toc198834986 \h</w:instrText>
          </w:r>
          <w:r>
            <w:rPr>
              <w:rFonts w:hint="eastAsia"/>
              <w:b w:val="0"/>
              <w:bCs/>
            </w:rPr>
            <w:instrText xml:space="preserve"> </w:instrText>
          </w:r>
          <w:r>
            <w:rPr>
              <w:rFonts w:hint="eastAsia"/>
              <w:b w:val="0"/>
              <w:bCs/>
            </w:rPr>
            <w:fldChar w:fldCharType="separate"/>
          </w:r>
          <w:r>
            <w:rPr>
              <w:b w:val="0"/>
              <w:bCs/>
            </w:rPr>
            <w:t>35</w:t>
          </w:r>
          <w:r>
            <w:rPr>
              <w:rFonts w:hint="eastAsia"/>
              <w:b w:val="0"/>
              <w:bCs/>
            </w:rPr>
            <w:fldChar w:fldCharType="end"/>
          </w:r>
          <w:r>
            <w:rPr>
              <w:rFonts w:hint="eastAsia"/>
              <w:b w:val="0"/>
              <w:bCs/>
            </w:rPr>
            <w:fldChar w:fldCharType="end"/>
          </w:r>
        </w:p>
        <w:p w14:paraId="4FEFCE3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"_Toc198834987" </w:instrText>
          </w:r>
          <w:r>
            <w:fldChar w:fldCharType="separate"/>
          </w:r>
          <w:r>
            <w:rPr>
              <w:rStyle w:val="24"/>
              <w:rFonts w:hint="eastAsia" w:ascii="Times New Roman" w:hAnsi="Times New Roman" w:cs="黑体"/>
              <w:b w:val="0"/>
              <w:bCs/>
            </w:rPr>
            <w:t>5.2.6 错题本模块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_Toc198834987 \h</w:instrText>
          </w:r>
          <w:r>
            <w:rPr>
              <w:rFonts w:hint="eastAsia"/>
              <w:b w:val="0"/>
              <w:bCs/>
            </w:rPr>
            <w:instrText xml:space="preserve"> </w:instrText>
          </w:r>
          <w:r>
            <w:rPr>
              <w:rFonts w:hint="eastAsia"/>
              <w:b w:val="0"/>
              <w:bCs/>
            </w:rPr>
            <w:fldChar w:fldCharType="separate"/>
          </w:r>
          <w:r>
            <w:rPr>
              <w:b w:val="0"/>
              <w:bCs/>
            </w:rPr>
            <w:t>42</w:t>
          </w:r>
          <w:r>
            <w:rPr>
              <w:rFonts w:hint="eastAsia"/>
              <w:b w:val="0"/>
              <w:bCs/>
            </w:rPr>
            <w:fldChar w:fldCharType="end"/>
          </w:r>
          <w:r>
            <w:rPr>
              <w:rFonts w:hint="eastAsia"/>
              <w:b w:val="0"/>
              <w:bCs/>
            </w:rPr>
            <w:fldChar w:fldCharType="end"/>
          </w:r>
        </w:p>
        <w:p w14:paraId="3DC8279F">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"_Toc198834988" </w:instrText>
          </w:r>
          <w:r>
            <w:fldChar w:fldCharType="separate"/>
          </w:r>
          <w:r>
            <w:rPr>
              <w:rStyle w:val="24"/>
              <w:rFonts w:hint="eastAsia" w:ascii="Times New Roman" w:hAnsi="Times New Roman" w:cs="黑体"/>
              <w:b w:val="0"/>
              <w:bCs/>
            </w:rPr>
            <w:t>5.2.</w:t>
          </w:r>
          <w:ins w:id="2" w:author="bearr" w:date="2025-06-03T14:55:15Z">
            <w:r>
              <w:rPr>
                <w:rStyle w:val="24"/>
                <w:rFonts w:hint="eastAsia" w:ascii="Times New Roman" w:hAnsi="Times New Roman" w:cs="黑体"/>
                <w:b w:val="0"/>
                <w:bCs/>
                <w:lang w:val="en-US" w:eastAsia="zh-CN"/>
              </w:rPr>
              <w:t>7</w:t>
            </w:r>
          </w:ins>
          <w:del w:id="3" w:author="bearr" w:date="2025-06-03T14:55:14Z">
            <w:r>
              <w:rPr>
                <w:rStyle w:val="24"/>
                <w:rFonts w:hint="eastAsia" w:ascii="Times New Roman" w:hAnsi="Times New Roman" w:cs="黑体"/>
                <w:b w:val="0"/>
                <w:bCs/>
              </w:rPr>
              <w:delText>6</w:delText>
            </w:r>
          </w:del>
          <w:r>
            <w:rPr>
              <w:rStyle w:val="24"/>
              <w:rFonts w:hint="eastAsia" w:ascii="Times New Roman" w:hAnsi="Times New Roman" w:cs="黑体"/>
              <w:b w:val="0"/>
              <w:bCs/>
            </w:rPr>
            <w:t xml:space="preserve"> 我的信息模块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_Toc198834988 \h</w:instrText>
          </w:r>
          <w:r>
            <w:rPr>
              <w:rFonts w:hint="eastAsia"/>
              <w:b w:val="0"/>
              <w:bCs/>
            </w:rPr>
            <w:instrText xml:space="preserve"> </w:instrText>
          </w:r>
          <w:r>
            <w:rPr>
              <w:rFonts w:hint="eastAsia"/>
              <w:b w:val="0"/>
              <w:bCs/>
            </w:rPr>
            <w:fldChar w:fldCharType="separate"/>
          </w:r>
          <w:r>
            <w:rPr>
              <w:b w:val="0"/>
              <w:bCs/>
            </w:rPr>
            <w:t>43</w:t>
          </w:r>
          <w:r>
            <w:rPr>
              <w:rFonts w:hint="eastAsia"/>
              <w:b w:val="0"/>
              <w:bCs/>
            </w:rPr>
            <w:fldChar w:fldCharType="end"/>
          </w:r>
          <w:r>
            <w:rPr>
              <w:rFonts w:hint="eastAsia"/>
              <w:b w:val="0"/>
              <w:bCs/>
            </w:rPr>
            <w:fldChar w:fldCharType="end"/>
          </w:r>
        </w:p>
        <w:p w14:paraId="42A4C558">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"_Toc198834989" </w:instrText>
          </w:r>
          <w:r>
            <w:fldChar w:fldCharType="separate"/>
          </w:r>
          <w:r>
            <w:rPr>
              <w:rStyle w:val="24"/>
              <w:rFonts w:hint="eastAsia" w:ascii="Times New Roman" w:hAnsi="Times New Roman" w:cs="黑体"/>
              <w:b w:val="0"/>
              <w:bCs/>
            </w:rPr>
            <w:t>5.2.</w:t>
          </w:r>
          <w:ins w:id="4" w:author="bearr" w:date="2025-06-03T14:55:18Z">
            <w:r>
              <w:rPr>
                <w:rStyle w:val="24"/>
                <w:rFonts w:hint="eastAsia" w:ascii="Times New Roman" w:hAnsi="Times New Roman" w:cs="黑体"/>
                <w:b w:val="0"/>
                <w:bCs/>
                <w:lang w:val="en-US" w:eastAsia="zh-CN"/>
              </w:rPr>
              <w:t>8</w:t>
            </w:r>
          </w:ins>
          <w:del w:id="5" w:author="bearr" w:date="2025-06-03T14:55:18Z">
            <w:r>
              <w:rPr>
                <w:rStyle w:val="24"/>
                <w:rFonts w:hint="eastAsia" w:ascii="Times New Roman" w:hAnsi="Times New Roman" w:cs="黑体"/>
                <w:b w:val="0"/>
                <w:bCs/>
              </w:rPr>
              <w:delText>7</w:delText>
            </w:r>
          </w:del>
          <w:r>
            <w:rPr>
              <w:rStyle w:val="24"/>
              <w:rFonts w:hint="eastAsia" w:ascii="Times New Roman" w:hAnsi="Times New Roman" w:cs="黑体"/>
              <w:b w:val="0"/>
              <w:bCs/>
            </w:rPr>
            <w:t xml:space="preserve"> 试题管理模块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_Toc198834989 \h</w:instrText>
          </w:r>
          <w:r>
            <w:rPr>
              <w:rFonts w:hint="eastAsia"/>
              <w:b w:val="0"/>
              <w:bCs/>
            </w:rPr>
            <w:instrText xml:space="preserve"> </w:instrText>
          </w:r>
          <w:r>
            <w:rPr>
              <w:rFonts w:hint="eastAsia"/>
              <w:b w:val="0"/>
              <w:bCs/>
            </w:rPr>
            <w:fldChar w:fldCharType="separate"/>
          </w:r>
          <w:r>
            <w:rPr>
              <w:b w:val="0"/>
              <w:bCs/>
            </w:rPr>
            <w:t>43</w:t>
          </w:r>
          <w:r>
            <w:rPr>
              <w:rFonts w:hint="eastAsia"/>
              <w:b w:val="0"/>
              <w:bCs/>
            </w:rPr>
            <w:fldChar w:fldCharType="end"/>
          </w:r>
          <w:r>
            <w:rPr>
              <w:rFonts w:hint="eastAsia"/>
              <w:b w:val="0"/>
              <w:bCs/>
            </w:rPr>
            <w:fldChar w:fldCharType="end"/>
          </w:r>
        </w:p>
        <w:p w14:paraId="46339EDB">
          <w:pPr>
            <w:pStyle w:val="9"/>
            <w:tabs>
              <w:tab w:val="right" w:leader="dot" w:pos="9016"/>
            </w:tabs>
            <w:wordWrap/>
            <w:autoSpaceDE w:val="0"/>
            <w:autoSpaceDN w:val="0"/>
            <w:ind w:left="840"/>
            <w:rPr>
              <w:rFonts w:eastAsiaTheme="minorEastAsia"/>
              <w:b w:val="0"/>
              <w:bCs/>
              <w:kern w:val="2"/>
              <w:sz w:val="22"/>
              <w:szCs w:val="24"/>
              <w14:ligatures w14:val="standardContextual"/>
            </w:rPr>
          </w:pPr>
          <w:r>
            <w:fldChar w:fldCharType="begin"/>
          </w:r>
          <w:r>
            <w:instrText xml:space="preserve"> HYPERLINK \l "_Toc198834990" </w:instrText>
          </w:r>
          <w:r>
            <w:fldChar w:fldCharType="separate"/>
          </w:r>
          <w:r>
            <w:rPr>
              <w:rStyle w:val="24"/>
              <w:rFonts w:hint="eastAsia" w:ascii="Times New Roman" w:hAnsi="Times New Roman" w:cs="黑体"/>
              <w:b w:val="0"/>
              <w:bCs/>
            </w:rPr>
            <w:t>5.2.</w:t>
          </w:r>
          <w:ins w:id="6" w:author="bearr" w:date="2025-06-03T14:55:21Z">
            <w:r>
              <w:rPr>
                <w:rStyle w:val="24"/>
                <w:rFonts w:hint="eastAsia" w:ascii="Times New Roman" w:hAnsi="Times New Roman" w:cs="黑体"/>
                <w:b w:val="0"/>
                <w:bCs/>
                <w:lang w:val="en-US" w:eastAsia="zh-CN"/>
              </w:rPr>
              <w:t>9</w:t>
            </w:r>
          </w:ins>
          <w:del w:id="7" w:author="bearr" w:date="2025-06-03T14:55:21Z">
            <w:r>
              <w:rPr>
                <w:rStyle w:val="24"/>
                <w:rFonts w:hint="eastAsia" w:ascii="Times New Roman" w:hAnsi="Times New Roman" w:cs="黑体"/>
                <w:b w:val="0"/>
                <w:bCs/>
              </w:rPr>
              <w:delText>8</w:delText>
            </w:r>
          </w:del>
          <w:r>
            <w:rPr>
              <w:rStyle w:val="24"/>
              <w:rFonts w:hint="eastAsia" w:ascii="Times New Roman" w:hAnsi="Times New Roman" w:cs="黑体"/>
              <w:b w:val="0"/>
              <w:bCs/>
            </w:rPr>
            <w:t xml:space="preserve"> 考试管理模块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_Toc198834990 \h</w:instrText>
          </w:r>
          <w:r>
            <w:rPr>
              <w:rFonts w:hint="eastAsia"/>
              <w:b w:val="0"/>
              <w:bCs/>
            </w:rPr>
            <w:instrText xml:space="preserve"> </w:instrText>
          </w:r>
          <w:r>
            <w:rPr>
              <w:rFonts w:hint="eastAsia"/>
              <w:b w:val="0"/>
              <w:bCs/>
            </w:rPr>
            <w:fldChar w:fldCharType="separate"/>
          </w:r>
          <w:r>
            <w:rPr>
              <w:b w:val="0"/>
              <w:bCs/>
            </w:rPr>
            <w:t>45</w:t>
          </w:r>
          <w:r>
            <w:rPr>
              <w:rFonts w:hint="eastAsia"/>
              <w:b w:val="0"/>
              <w:bCs/>
            </w:rPr>
            <w:fldChar w:fldCharType="end"/>
          </w:r>
          <w:r>
            <w:rPr>
              <w:rFonts w:hint="eastAsia"/>
              <w:b w:val="0"/>
              <w:bCs/>
            </w:rPr>
            <w:fldChar w:fldCharType="end"/>
          </w:r>
        </w:p>
        <w:p w14:paraId="456201E3">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"_Toc198834991" </w:instrText>
          </w:r>
          <w:r>
            <w:fldChar w:fldCharType="separate"/>
          </w:r>
          <w:r>
            <w:rPr>
              <w:rStyle w:val="24"/>
              <w:rFonts w:hint="eastAsia" w:ascii="Times New Roman" w:hAnsi="Times New Roman"/>
            </w:rPr>
            <w:t>第六章 系统测试与评估</w:t>
          </w:r>
          <w:r>
            <w:rPr>
              <w:rFonts w:hint="eastAsia"/>
            </w:rPr>
            <w:tab/>
          </w:r>
          <w:r>
            <w:rPr>
              <w:rFonts w:hint="eastAsia"/>
            </w:rPr>
            <w:fldChar w:fldCharType="begin"/>
          </w:r>
          <w:r>
            <w:rPr>
              <w:rFonts w:hint="eastAsia"/>
            </w:rPr>
            <w:instrText xml:space="preserve"> </w:instrText>
          </w:r>
          <w:r>
            <w:instrText xml:space="preserve">PAGEREF _Toc198834991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BEF427F">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"_Toc198834992" </w:instrText>
          </w:r>
          <w:r>
            <w:fldChar w:fldCharType="separate"/>
          </w:r>
          <w:r>
            <w:rPr>
              <w:rStyle w:val="24"/>
              <w:rFonts w:hint="eastAsia" w:ascii="Times New Roman" w:hAnsi="Times New Roman" w:cs="黑体"/>
              <w:b w:val="0"/>
              <w:bCs/>
            </w:rPr>
            <w:t>6.1 测试方法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_Toc198834992 \h</w:instrText>
          </w:r>
          <w:r>
            <w:rPr>
              <w:rFonts w:hint="eastAsia"/>
              <w:b w:val="0"/>
              <w:bCs/>
            </w:rPr>
            <w:instrText xml:space="preserve"> </w:instrText>
          </w:r>
          <w:r>
            <w:rPr>
              <w:rFonts w:hint="eastAsia"/>
              <w:b w:val="0"/>
              <w:bCs/>
            </w:rPr>
            <w:fldChar w:fldCharType="separate"/>
          </w:r>
          <w:r>
            <w:rPr>
              <w:b w:val="0"/>
              <w:bCs/>
            </w:rPr>
            <w:t>48</w:t>
          </w:r>
          <w:r>
            <w:rPr>
              <w:rFonts w:hint="eastAsia"/>
              <w:b w:val="0"/>
              <w:bCs/>
            </w:rPr>
            <w:fldChar w:fldCharType="end"/>
          </w:r>
          <w:r>
            <w:rPr>
              <w:rFonts w:hint="eastAsia"/>
              <w:b w:val="0"/>
              <w:bCs/>
            </w:rPr>
            <w:fldChar w:fldCharType="end"/>
          </w:r>
        </w:p>
        <w:p w14:paraId="04D6E499">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"_Toc198834993" </w:instrText>
          </w:r>
          <w:r>
            <w:fldChar w:fldCharType="separate"/>
          </w:r>
          <w:r>
            <w:rPr>
              <w:rStyle w:val="24"/>
              <w:rFonts w:hint="eastAsia" w:ascii="Times New Roman" w:hAnsi="Times New Roman" w:cs="黑体"/>
              <w:b w:val="0"/>
              <w:bCs/>
            </w:rPr>
            <w:t>6.2 测试用例与结果</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_Toc198834993 \h</w:instrText>
          </w:r>
          <w:r>
            <w:rPr>
              <w:rFonts w:hint="eastAsia"/>
              <w:b w:val="0"/>
              <w:bCs/>
            </w:rPr>
            <w:instrText xml:space="preserve"> </w:instrText>
          </w:r>
          <w:r>
            <w:rPr>
              <w:rFonts w:hint="eastAsia"/>
              <w:b w:val="0"/>
              <w:bCs/>
            </w:rPr>
            <w:fldChar w:fldCharType="separate"/>
          </w:r>
          <w:r>
            <w:rPr>
              <w:b w:val="0"/>
              <w:bCs/>
            </w:rPr>
            <w:t>48</w:t>
          </w:r>
          <w:r>
            <w:rPr>
              <w:rFonts w:hint="eastAsia"/>
              <w:b w:val="0"/>
              <w:bCs/>
            </w:rPr>
            <w:fldChar w:fldCharType="end"/>
          </w:r>
          <w:r>
            <w:rPr>
              <w:rFonts w:hint="eastAsia"/>
              <w:b w:val="0"/>
              <w:bCs/>
            </w:rPr>
            <w:fldChar w:fldCharType="end"/>
          </w:r>
        </w:p>
        <w:p w14:paraId="430C689F">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"_Toc198834994" </w:instrText>
          </w:r>
          <w:r>
            <w:fldChar w:fldCharType="separate"/>
          </w:r>
          <w:r>
            <w:rPr>
              <w:rStyle w:val="24"/>
              <w:rFonts w:hint="eastAsia" w:ascii="Times New Roman" w:hAnsi="Times New Roman" w:cs="黑体"/>
              <w:b w:val="0"/>
              <w:bCs/>
            </w:rPr>
            <w:t>6.3 性能评估</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_Toc198834994 \h</w:instrText>
          </w:r>
          <w:r>
            <w:rPr>
              <w:rFonts w:hint="eastAsia"/>
              <w:b w:val="0"/>
              <w:bCs/>
            </w:rPr>
            <w:instrText xml:space="preserve"> </w:instrText>
          </w:r>
          <w:r>
            <w:rPr>
              <w:rFonts w:hint="eastAsia"/>
              <w:b w:val="0"/>
              <w:bCs/>
            </w:rPr>
            <w:fldChar w:fldCharType="separate"/>
          </w:r>
          <w:r>
            <w:rPr>
              <w:b w:val="0"/>
              <w:bCs/>
            </w:rPr>
            <w:t>52</w:t>
          </w:r>
          <w:r>
            <w:rPr>
              <w:rFonts w:hint="eastAsia"/>
              <w:b w:val="0"/>
              <w:bCs/>
            </w:rPr>
            <w:fldChar w:fldCharType="end"/>
          </w:r>
          <w:r>
            <w:rPr>
              <w:rFonts w:hint="eastAsia"/>
              <w:b w:val="0"/>
              <w:bCs/>
            </w:rPr>
            <w:fldChar w:fldCharType="end"/>
          </w:r>
        </w:p>
        <w:p w14:paraId="4E166797">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"_Toc198834995" </w:instrText>
          </w:r>
          <w:r>
            <w:fldChar w:fldCharType="separate"/>
          </w:r>
          <w:r>
            <w:rPr>
              <w:rStyle w:val="24"/>
              <w:rFonts w:hint="eastAsia" w:ascii="Times New Roman" w:hAnsi="Times New Roman"/>
            </w:rPr>
            <w:t>第七章 总结与展望</w:t>
          </w:r>
          <w:r>
            <w:rPr>
              <w:rFonts w:hint="eastAsia"/>
            </w:rPr>
            <w:tab/>
          </w:r>
          <w:r>
            <w:rPr>
              <w:rFonts w:hint="eastAsia"/>
            </w:rPr>
            <w:fldChar w:fldCharType="begin"/>
          </w:r>
          <w:r>
            <w:rPr>
              <w:rFonts w:hint="eastAsia"/>
            </w:rPr>
            <w:instrText xml:space="preserve"> </w:instrText>
          </w:r>
          <w:r>
            <w:instrText xml:space="preserve">PAGEREF _Toc198834995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4C90DECD">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"_Toc198834996" </w:instrText>
          </w:r>
          <w:r>
            <w:fldChar w:fldCharType="separate"/>
          </w:r>
          <w:r>
            <w:rPr>
              <w:rStyle w:val="24"/>
              <w:rFonts w:hint="eastAsia" w:ascii="Times New Roman" w:hAnsi="Times New Roman" w:cs="黑体"/>
              <w:b w:val="0"/>
              <w:bCs/>
            </w:rPr>
            <w:t>7.1 总结</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_Toc198834996 \h</w:instrText>
          </w:r>
          <w:r>
            <w:rPr>
              <w:rFonts w:hint="eastAsia"/>
              <w:b w:val="0"/>
              <w:bCs/>
            </w:rPr>
            <w:instrText xml:space="preserve"> </w:instrText>
          </w:r>
          <w:r>
            <w:rPr>
              <w:rFonts w:hint="eastAsia"/>
              <w:b w:val="0"/>
              <w:bCs/>
            </w:rPr>
            <w:fldChar w:fldCharType="separate"/>
          </w:r>
          <w:r>
            <w:rPr>
              <w:b w:val="0"/>
              <w:bCs/>
            </w:rPr>
            <w:t>53</w:t>
          </w:r>
          <w:r>
            <w:rPr>
              <w:rFonts w:hint="eastAsia"/>
              <w:b w:val="0"/>
              <w:bCs/>
            </w:rPr>
            <w:fldChar w:fldCharType="end"/>
          </w:r>
          <w:r>
            <w:rPr>
              <w:rFonts w:hint="eastAsia"/>
              <w:b w:val="0"/>
              <w:bCs/>
            </w:rPr>
            <w:fldChar w:fldCharType="end"/>
          </w:r>
        </w:p>
        <w:p w14:paraId="6CC03B3B">
          <w:pPr>
            <w:pStyle w:val="17"/>
            <w:tabs>
              <w:tab w:val="right" w:leader="dot" w:pos="9016"/>
            </w:tabs>
            <w:wordWrap/>
            <w:autoSpaceDE w:val="0"/>
            <w:autoSpaceDN w:val="0"/>
            <w:ind w:left="420"/>
            <w:rPr>
              <w:rFonts w:eastAsiaTheme="minorEastAsia"/>
              <w:b w:val="0"/>
              <w:bCs/>
              <w:kern w:val="2"/>
              <w:sz w:val="22"/>
              <w:szCs w:val="24"/>
              <w14:ligatures w14:val="standardContextual"/>
            </w:rPr>
          </w:pPr>
          <w:r>
            <w:fldChar w:fldCharType="begin"/>
          </w:r>
          <w:r>
            <w:instrText xml:space="preserve"> HYPERLINK \l "_Toc198834997" </w:instrText>
          </w:r>
          <w:r>
            <w:fldChar w:fldCharType="separate"/>
          </w:r>
          <w:r>
            <w:rPr>
              <w:rStyle w:val="24"/>
              <w:rFonts w:hint="eastAsia" w:ascii="Times New Roman" w:hAnsi="Times New Roman" w:cs="黑体"/>
              <w:b w:val="0"/>
              <w:bCs/>
            </w:rPr>
            <w:t>7.2 展望</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_Toc198834997 \h</w:instrText>
          </w:r>
          <w:r>
            <w:rPr>
              <w:rFonts w:hint="eastAsia"/>
              <w:b w:val="0"/>
              <w:bCs/>
            </w:rPr>
            <w:instrText xml:space="preserve"> </w:instrText>
          </w:r>
          <w:r>
            <w:rPr>
              <w:rFonts w:hint="eastAsia"/>
              <w:b w:val="0"/>
              <w:bCs/>
            </w:rPr>
            <w:fldChar w:fldCharType="separate"/>
          </w:r>
          <w:r>
            <w:rPr>
              <w:b w:val="0"/>
              <w:bCs/>
            </w:rPr>
            <w:t>53</w:t>
          </w:r>
          <w:r>
            <w:rPr>
              <w:rFonts w:hint="eastAsia"/>
              <w:b w:val="0"/>
              <w:bCs/>
            </w:rPr>
            <w:fldChar w:fldCharType="end"/>
          </w:r>
          <w:r>
            <w:rPr>
              <w:rFonts w:hint="eastAsia"/>
              <w:b w:val="0"/>
              <w:bCs/>
            </w:rPr>
            <w:fldChar w:fldCharType="end"/>
          </w:r>
        </w:p>
        <w:p w14:paraId="25AD41B1">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"_Toc198834998" </w:instrText>
          </w:r>
          <w:r>
            <w:fldChar w:fldCharType="separate"/>
          </w:r>
          <w:r>
            <w:rPr>
              <w:rStyle w:val="24"/>
              <w:rFonts w:hint="eastAsia" w:ascii="Times New Roman" w:hAnsi="Times New Roman" w:cs="Times New Roman"/>
            </w:rPr>
            <w:t>[</w:t>
          </w:r>
          <w:r>
            <w:rPr>
              <w:rStyle w:val="24"/>
              <w:rFonts w:hint="eastAsia" w:ascii="Times New Roman" w:hAnsi="Times New Roman"/>
            </w:rPr>
            <w:t>参考文献</w:t>
          </w:r>
          <w:r>
            <w:rPr>
              <w:rStyle w:val="24"/>
              <w:rFonts w:hint="eastAsia" w:ascii="Times New Roman" w:hAnsi="Times New Roman" w:cs="Times New Roman"/>
            </w:rPr>
            <w:t>]</w:t>
          </w:r>
          <w:r>
            <w:rPr>
              <w:rFonts w:hint="eastAsia"/>
            </w:rPr>
            <w:tab/>
          </w:r>
          <w:r>
            <w:rPr>
              <w:rFonts w:hint="eastAsia"/>
            </w:rPr>
            <w:fldChar w:fldCharType="begin"/>
          </w:r>
          <w:r>
            <w:rPr>
              <w:rFonts w:hint="eastAsia"/>
            </w:rPr>
            <w:instrText xml:space="preserve"> </w:instrText>
          </w:r>
          <w:r>
            <w:instrText xml:space="preserve">PAGEREF _Toc198834998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2BDF580">
          <w:pPr>
            <w:pStyle w:val="14"/>
            <w:tabs>
              <w:tab w:val="right" w:leader="dot" w:pos="9016"/>
            </w:tabs>
            <w:wordWrap/>
            <w:autoSpaceDE w:val="0"/>
            <w:autoSpaceDN w:val="0"/>
            <w:rPr>
              <w:rFonts w:eastAsiaTheme="minorEastAsia"/>
              <w:b w:val="0"/>
              <w:kern w:val="2"/>
              <w:sz w:val="22"/>
              <w:szCs w:val="24"/>
              <w14:ligatures w14:val="standardContextual"/>
            </w:rPr>
          </w:pPr>
          <w:r>
            <w:fldChar w:fldCharType="begin"/>
          </w:r>
          <w:r>
            <w:instrText xml:space="preserve"> HYPERLINK \l "_Toc198834999" </w:instrText>
          </w:r>
          <w:r>
            <w:fldChar w:fldCharType="separate"/>
          </w:r>
          <w:r>
            <w:rPr>
              <w:rStyle w:val="24"/>
              <w:rFonts w:hint="eastAsia" w:ascii="Times New Roman" w:hAnsi="Times New Roman" w:cs="宋体"/>
              <w:bCs/>
            </w:rPr>
            <w:t>致  谢</w:t>
          </w:r>
          <w:r>
            <w:rPr>
              <w:rFonts w:hint="eastAsia"/>
            </w:rPr>
            <w:tab/>
          </w:r>
          <w:r>
            <w:rPr>
              <w:rFonts w:hint="eastAsia"/>
            </w:rPr>
            <w:fldChar w:fldCharType="begin"/>
          </w:r>
          <w:r>
            <w:rPr>
              <w:rFonts w:hint="eastAsia"/>
            </w:rPr>
            <w:instrText xml:space="preserve"> </w:instrText>
          </w:r>
          <w:r>
            <w:instrText xml:space="preserve">PAGEREF _Toc198834999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4C7FECF1">
          <w:pPr>
            <w:wordWrap/>
            <w:autoSpaceDE w:val="0"/>
            <w:autoSpaceDN w:val="0"/>
            <w:spacing w:line="360" w:lineRule="auto"/>
            <w:rPr>
              <w:rFonts w:ascii="Times New Roman" w:hAnsi="Times New Roman"/>
            </w:rPr>
          </w:pPr>
          <w:r>
            <w:rPr>
              <w:rFonts w:ascii="Times New Roman" w:hAnsi="Times New Roman"/>
            </w:rPr>
            <w:fldChar w:fldCharType="end"/>
          </w:r>
        </w:p>
      </w:sdtContent>
    </w:sdt>
    <w:p w14:paraId="62B1B14B">
      <w:pPr>
        <w:wordWrap/>
        <w:autoSpaceDE w:val="0"/>
        <w:autoSpaceDN w:val="0"/>
        <w:spacing w:line="360" w:lineRule="auto"/>
        <w:ind w:firstLine="630" w:firstLineChars="300"/>
        <w:rPr>
          <w:rFonts w:ascii="Times New Roman" w:hAnsi="Times New Roman"/>
          <w:color w:val="FF0000"/>
        </w:rPr>
        <w:sectPr>
          <w:footerReference r:id="rId12" w:type="default"/>
          <w:footnotePr>
            <w:numFmt w:val="decimalEnclosedCircleChinese"/>
          </w:footnotePr>
          <w:pgSz w:w="11906" w:h="16838"/>
          <w:pgMar w:top="1440" w:right="1440" w:bottom="1440" w:left="1440" w:header="794" w:footer="794" w:gutter="0"/>
          <w:pgNumType w:fmt="upperRoman" w:start="3"/>
          <w:cols w:space="425" w:num="1"/>
          <w:docGrid w:type="lines" w:linePitch="312" w:charSpace="0"/>
        </w:sectPr>
      </w:pPr>
    </w:p>
    <w:p w14:paraId="55EB6FA0">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0" w:name="_Toc198834937"/>
      <w:r>
        <w:rPr>
          <w:rFonts w:hint="eastAsia" w:ascii="Times New Roman" w:hAnsi="Times New Roman" w:eastAsia="宋体"/>
          <w:b/>
          <w:bCs w:val="0"/>
          <w:sz w:val="24"/>
          <w:szCs w:val="24"/>
        </w:rPr>
        <w:t xml:space="preserve">第1章 </w:t>
      </w:r>
      <w:r>
        <w:rPr>
          <w:rFonts w:ascii="Times New Roman" w:hAnsi="Times New Roman" w:eastAsia="宋体"/>
          <w:b/>
          <w:bCs w:val="0"/>
          <w:sz w:val="24"/>
          <w:szCs w:val="24"/>
        </w:rPr>
        <w:t>引言</w:t>
      </w:r>
      <w:bookmarkEnd w:id="0"/>
    </w:p>
    <w:p w14:paraId="44261DBF">
      <w:pPr>
        <w:pStyle w:val="3"/>
        <w:wordWrap/>
        <w:autoSpaceDE w:val="0"/>
        <w:autoSpaceDN w:val="0"/>
        <w:spacing w:before="0" w:after="0" w:line="360" w:lineRule="auto"/>
        <w:jc w:val="left"/>
        <w:rPr>
          <w:rFonts w:ascii="Times New Roman" w:hAnsi="Times New Roman" w:eastAsia="宋体" w:cs="黑体"/>
          <w:b/>
          <w:bCs w:val="0"/>
          <w:sz w:val="24"/>
          <w:szCs w:val="24"/>
        </w:rPr>
      </w:pPr>
      <w:bookmarkStart w:id="1" w:name="_Toc198834938"/>
      <w:r>
        <w:rPr>
          <w:rFonts w:hint="eastAsia" w:ascii="Times New Roman" w:hAnsi="Times New Roman" w:eastAsia="宋体" w:cs="黑体"/>
          <w:b/>
          <w:bCs w:val="0"/>
          <w:sz w:val="24"/>
          <w:szCs w:val="24"/>
        </w:rPr>
        <w:t>1.1 研究背景与意义</w:t>
      </w:r>
      <w:bookmarkEnd w:id="1"/>
    </w:p>
    <w:p w14:paraId="05501350">
      <w:pPr>
        <w:pStyle w:val="4"/>
        <w:wordWrap/>
        <w:autoSpaceDE w:val="0"/>
        <w:autoSpaceDN w:val="0"/>
        <w:spacing w:line="360" w:lineRule="auto"/>
        <w:rPr>
          <w:rFonts w:ascii="Times New Roman" w:hAnsi="Times New Roman" w:cs="黑体"/>
          <w:b/>
          <w:bCs w:val="0"/>
          <w:szCs w:val="24"/>
        </w:rPr>
      </w:pPr>
      <w:bookmarkStart w:id="2" w:name="_Toc198834939"/>
      <w:r>
        <w:rPr>
          <w:rFonts w:hint="eastAsia" w:ascii="Times New Roman" w:hAnsi="Times New Roman" w:cs="黑体"/>
          <w:b/>
          <w:bCs w:val="0"/>
          <w:szCs w:val="24"/>
        </w:rPr>
        <w:t>1.1.1 研究背景</w:t>
      </w:r>
      <w:bookmarkEnd w:id="2"/>
    </w:p>
    <w:p w14:paraId="6C019F4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随着信息技术的飞速发展，传统的教育模式正在发生深刻的变化。作为现代教育的重要组成部分，在线教学和考试平台不仅可以打破时间和空间的限制，提高教学效率，还可以实现教学资源的共享和优质教育资源的普及</w:t>
      </w:r>
      <w:r>
        <w:rPr>
          <w:rFonts w:hint="eastAsia" w:ascii="Times New Roman" w:hAnsi="Times New Roman" w:cs="宋体"/>
          <w:sz w:val="24"/>
          <w:szCs w:val="24"/>
          <w:vertAlign w:val="superscript"/>
        </w:rPr>
        <w:fldChar w:fldCharType="begin"/>
      </w:r>
      <w:r>
        <w:rPr>
          <w:rFonts w:hint="eastAsia" w:ascii="Times New Roman" w:hAnsi="Times New Roman" w:cs="宋体"/>
          <w:sz w:val="24"/>
          <w:szCs w:val="24"/>
          <w:vertAlign w:val="superscript"/>
        </w:rPr>
        <w:instrText xml:space="preserve"> REF _Ref194406713 \r \h  \* MERGEFORMAT </w:instrText>
      </w:r>
      <w:r>
        <w:rPr>
          <w:rFonts w:hint="eastAsia" w:ascii="Times New Roman" w:hAnsi="Times New Roman" w:cs="宋体"/>
          <w:sz w:val="24"/>
          <w:szCs w:val="24"/>
          <w:vertAlign w:val="superscript"/>
        </w:rPr>
        <w:fldChar w:fldCharType="separate"/>
      </w:r>
      <w:r>
        <w:rPr>
          <w:rFonts w:ascii="Times New Roman" w:hAnsi="Times New Roman" w:cs="宋体"/>
          <w:sz w:val="24"/>
          <w:szCs w:val="24"/>
          <w:vertAlign w:val="superscript"/>
        </w:rPr>
        <w:t>[</w:t>
      </w:r>
      <w:r>
        <w:rPr>
          <w:rFonts w:hint="eastAsia" w:ascii="Times New Roman" w:hAnsi="Times New Roman" w:cs="宋体"/>
          <w:sz w:val="24"/>
          <w:szCs w:val="24"/>
          <w:vertAlign w:val="superscript"/>
        </w:rPr>
        <w:t>1</w:t>
      </w:r>
      <w:r>
        <w:rPr>
          <w:rFonts w:ascii="Times New Roman" w:hAnsi="Times New Roman" w:cs="宋体"/>
          <w:sz w:val="24"/>
          <w:szCs w:val="24"/>
          <w:vertAlign w:val="superscript"/>
        </w:rPr>
        <w:t>]</w:t>
      </w:r>
      <w:r>
        <w:rPr>
          <w:rFonts w:hint="eastAsia" w:ascii="Times New Roman" w:hAnsi="Times New Roman" w:cs="宋体"/>
          <w:sz w:val="24"/>
          <w:szCs w:val="24"/>
          <w:vertAlign w:val="superscript"/>
        </w:rPr>
        <w:fldChar w:fldCharType="end"/>
      </w:r>
      <w:r>
        <w:rPr>
          <w:rFonts w:hint="eastAsia" w:ascii="Times New Roman" w:hAnsi="Times New Roman" w:cs="宋体"/>
          <w:sz w:val="24"/>
          <w:szCs w:val="24"/>
        </w:rPr>
        <w:t>。</w:t>
      </w:r>
    </w:p>
    <w:p w14:paraId="15476D7D">
      <w:pPr>
        <w:wordWrap/>
        <w:autoSpaceDE w:val="0"/>
        <w:autoSpaceDN w:val="0"/>
        <w:spacing w:line="360" w:lineRule="auto"/>
        <w:ind w:firstLine="482"/>
        <w:rPr>
          <w:rFonts w:ascii="Times New Roman" w:hAnsi="Times New Roman" w:cs="宋体"/>
          <w:sz w:val="24"/>
        </w:rPr>
      </w:pPr>
      <w:r>
        <w:rPr>
          <w:rFonts w:hint="eastAsia" w:ascii="Times New Roman" w:hAnsi="Times New Roman" w:cs="宋体"/>
          <w:sz w:val="24"/>
          <w:szCs w:val="24"/>
        </w:rPr>
        <w:t>在线考试系统是远程教学和职业培训必不可少的关键内容，研究在线考试系统对于考试的规范化、科学化、系统化有重要实现意义</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_Ref196859202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w:t>
      </w:r>
      <w:r>
        <w:rPr>
          <w:rFonts w:hint="eastAsia" w:ascii="Times New Roman" w:hAnsi="Times New Roman" w:cs="宋体"/>
          <w:sz w:val="24"/>
          <w:szCs w:val="24"/>
          <w:vertAlign w:val="superscript"/>
        </w:rPr>
        <w:t>2</w:t>
      </w:r>
      <w:r>
        <w:rPr>
          <w:rFonts w:ascii="Times New Roman" w:hAnsi="Times New Roman" w:cs="宋体"/>
          <w:sz w:val="24"/>
          <w:szCs w:val="24"/>
          <w:vertAlign w:val="superscript"/>
        </w:rPr>
        <w:t>]</w:t>
      </w:r>
      <w:r>
        <w:rPr>
          <w:rFonts w:ascii="Times New Roman" w:hAnsi="Times New Roman" w:cs="宋体"/>
          <w:sz w:val="24"/>
          <w:szCs w:val="24"/>
          <w:vertAlign w:val="superscript"/>
        </w:rPr>
        <w:fldChar w:fldCharType="end"/>
      </w:r>
      <w:r>
        <w:rPr>
          <w:rFonts w:hint="eastAsia" w:ascii="Times New Roman" w:hAnsi="Times New Roman" w:cs="宋体"/>
          <w:sz w:val="24"/>
          <w:szCs w:val="24"/>
        </w:rPr>
        <w:t>。传统教育模式受限于时间和空间，难以满足学生个性化、多样化的学习需求，同时教育资源分配不均的问题也日益凸显</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_Ref194407369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[3]</w:t>
      </w:r>
      <w:r>
        <w:rPr>
          <w:rFonts w:ascii="Times New Roman" w:hAnsi="Times New Roman" w:cs="宋体"/>
          <w:sz w:val="24"/>
          <w:szCs w:val="24"/>
          <w:vertAlign w:val="superscript"/>
        </w:rPr>
        <w:fldChar w:fldCharType="end"/>
      </w:r>
      <w:r>
        <w:rPr>
          <w:rFonts w:hint="eastAsia" w:ascii="Times New Roman" w:hAnsi="Times New Roman" w:cs="宋体"/>
          <w:sz w:val="24"/>
          <w:szCs w:val="24"/>
        </w:rPr>
        <w:t>。随着移动互联网和人工智能技术被广泛运用，在线考试系统慢慢变成了灵活、智能的教育工具。这一转变既满足了教育机构在资源配置方面的多样化需求，还给学生带来了更具个性化的学习体验。</w:t>
      </w:r>
    </w:p>
    <w:p w14:paraId="70400509">
      <w:pPr>
        <w:pStyle w:val="4"/>
        <w:wordWrap/>
        <w:autoSpaceDE w:val="0"/>
        <w:autoSpaceDN w:val="0"/>
        <w:spacing w:line="360" w:lineRule="auto"/>
        <w:rPr>
          <w:rFonts w:ascii="Times New Roman" w:hAnsi="Times New Roman" w:cs="黑体"/>
          <w:b/>
          <w:bCs w:val="0"/>
          <w:szCs w:val="24"/>
        </w:rPr>
      </w:pPr>
      <w:bookmarkStart w:id="3" w:name="_Toc198834940"/>
      <w:r>
        <w:rPr>
          <w:rFonts w:hint="eastAsia" w:ascii="Times New Roman" w:hAnsi="Times New Roman" w:cs="黑体"/>
          <w:b/>
          <w:bCs w:val="0"/>
          <w:szCs w:val="24"/>
        </w:rPr>
        <w:t>1.1.2 选题意义</w:t>
      </w:r>
      <w:bookmarkEnd w:id="3"/>
    </w:p>
    <w:p w14:paraId="630E260D">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随着教育信息化的不断深入，考试形式发生了深刻的变化，基于数字技术的在线考试形式应用逐渐广泛，智能在线考试系统成为考试新场域</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_Ref199773105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[4]</w:t>
      </w:r>
      <w:r>
        <w:rPr>
          <w:rFonts w:ascii="Times New Roman" w:hAnsi="Times New Roman" w:cs="宋体"/>
          <w:sz w:val="24"/>
          <w:szCs w:val="24"/>
          <w:vertAlign w:val="superscript"/>
        </w:rPr>
        <w:fldChar w:fldCharType="end"/>
      </w:r>
      <w:r>
        <w:rPr>
          <w:rFonts w:hint="eastAsia" w:ascii="Times New Roman" w:hAnsi="Times New Roman" w:cs="宋体"/>
          <w:sz w:val="24"/>
          <w:szCs w:val="24"/>
        </w:rPr>
        <w:t>。传统的线下考试需要消耗大量纸张用于试卷印刷，同时也需要校方合理地安排教师资源和考试场所，使学生能够在稳定的场所进行考试</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_Ref199773310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[5]</w:t>
      </w:r>
      <w:r>
        <w:rPr>
          <w:rFonts w:ascii="Times New Roman" w:hAnsi="Times New Roman" w:cs="宋体"/>
          <w:sz w:val="24"/>
          <w:szCs w:val="24"/>
          <w:vertAlign w:val="superscript"/>
        </w:rPr>
        <w:fldChar w:fldCharType="end"/>
      </w:r>
      <w:r>
        <w:rPr>
          <w:rFonts w:hint="eastAsia" w:ascii="Times New Roman" w:hAnsi="Times New Roman" w:cs="宋体"/>
          <w:sz w:val="24"/>
          <w:szCs w:val="24"/>
        </w:rPr>
        <w:t>。从实效上看，传统教育考试往往存在公平性不足的问题，如地域性差异、个体性差异、主观性偏差等</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_Ref199773444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[6]</w:t>
      </w:r>
      <w:r>
        <w:rPr>
          <w:rFonts w:ascii="Times New Roman" w:hAnsi="Times New Roman" w:cs="宋体"/>
          <w:sz w:val="24"/>
          <w:szCs w:val="24"/>
          <w:vertAlign w:val="superscript"/>
        </w:rPr>
        <w:fldChar w:fldCharType="end"/>
      </w:r>
      <w:r>
        <w:rPr>
          <w:rFonts w:hint="eastAsia" w:ascii="Times New Roman" w:hAnsi="Times New Roman" w:cs="宋体"/>
          <w:sz w:val="24"/>
          <w:szCs w:val="24"/>
        </w:rPr>
        <w:t>。信息技术的广泛应用为高校教育提供了新的教学手段和评价方式，推动了教育模式的转变和教学质量的提升</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_Ref199773591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[7]</w:t>
      </w:r>
      <w:r>
        <w:rPr>
          <w:rFonts w:ascii="Times New Roman" w:hAnsi="Times New Roman" w:cs="宋体"/>
          <w:sz w:val="24"/>
          <w:szCs w:val="24"/>
          <w:vertAlign w:val="superscript"/>
        </w:rPr>
        <w:fldChar w:fldCharType="end"/>
      </w:r>
      <w:r>
        <w:rPr>
          <w:rFonts w:hint="eastAsia" w:ascii="Times New Roman" w:hAnsi="Times New Roman" w:cs="宋体"/>
          <w:sz w:val="24"/>
          <w:szCs w:val="24"/>
        </w:rPr>
        <w:t>。在线考试系统因其便捷高效和受时间、地点、物理环境限制较小等优势，已成为考试行业发展的重要趋势</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_Ref199773749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[8]</w:t>
      </w:r>
      <w:r>
        <w:rPr>
          <w:rFonts w:ascii="Times New Roman" w:hAnsi="Times New Roman" w:cs="宋体"/>
          <w:sz w:val="24"/>
          <w:szCs w:val="24"/>
          <w:vertAlign w:val="superscript"/>
        </w:rPr>
        <w:fldChar w:fldCharType="end"/>
      </w:r>
      <w:r>
        <w:rPr>
          <w:rFonts w:hint="eastAsia" w:ascii="Times New Roman" w:hAnsi="Times New Roman" w:cs="宋体"/>
          <w:sz w:val="24"/>
          <w:szCs w:val="24"/>
        </w:rPr>
        <w:t>。相较于纸质考试，学生更倾向于在线考试，尤其是那些有过在线考试经验的学生。熟悉程度也会对学生如何看待在线考试的程序和要求产生积极影响</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_Ref199774274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[9]</w:t>
      </w:r>
      <w:r>
        <w:rPr>
          <w:rFonts w:ascii="Times New Roman" w:hAnsi="Times New Roman" w:cs="宋体"/>
          <w:sz w:val="24"/>
          <w:szCs w:val="24"/>
          <w:vertAlign w:val="superscript"/>
        </w:rPr>
        <w:fldChar w:fldCharType="end"/>
      </w:r>
      <w:r>
        <w:rPr>
          <w:rFonts w:hint="eastAsia" w:ascii="Times New Roman" w:hAnsi="Times New Roman" w:cs="宋体"/>
          <w:sz w:val="24"/>
          <w:szCs w:val="24"/>
        </w:rPr>
        <w:t>。在线考试系统借助数字技术介入，既能提升考试效率与安全性，又能对数据进行即时分析，给教育工作者与学习者更精准的评估反馈。</w:t>
      </w:r>
    </w:p>
    <w:p w14:paraId="345BD354">
      <w:pPr>
        <w:pStyle w:val="3"/>
        <w:wordWrap/>
        <w:autoSpaceDE w:val="0"/>
        <w:autoSpaceDN w:val="0"/>
        <w:spacing w:before="0" w:after="0" w:line="360" w:lineRule="auto"/>
        <w:rPr>
          <w:rFonts w:ascii="Times New Roman" w:hAnsi="Times New Roman" w:eastAsia="宋体" w:cs="黑体"/>
          <w:b/>
          <w:bCs w:val="0"/>
          <w:sz w:val="24"/>
          <w:szCs w:val="24"/>
        </w:rPr>
      </w:pPr>
      <w:bookmarkStart w:id="4" w:name="_Toc198834941"/>
      <w:r>
        <w:rPr>
          <w:rFonts w:hint="eastAsia" w:ascii="Times New Roman" w:hAnsi="Times New Roman" w:eastAsia="宋体" w:cs="黑体"/>
          <w:b/>
          <w:bCs w:val="0"/>
          <w:sz w:val="24"/>
          <w:szCs w:val="24"/>
        </w:rPr>
        <w:t>1.2 国内外研究现状</w:t>
      </w:r>
      <w:bookmarkEnd w:id="4"/>
    </w:p>
    <w:p w14:paraId="41C71C00">
      <w:pPr>
        <w:pStyle w:val="4"/>
        <w:wordWrap/>
        <w:autoSpaceDE w:val="0"/>
        <w:autoSpaceDN w:val="0"/>
        <w:spacing w:line="360" w:lineRule="auto"/>
        <w:rPr>
          <w:rFonts w:ascii="Times New Roman" w:hAnsi="Times New Roman" w:cs="宋体"/>
          <w:b/>
          <w:bCs w:val="0"/>
          <w:szCs w:val="24"/>
        </w:rPr>
      </w:pPr>
      <w:bookmarkStart w:id="5" w:name="_Toc198834942"/>
      <w:r>
        <w:rPr>
          <w:rFonts w:hint="eastAsia" w:ascii="Times New Roman" w:hAnsi="Times New Roman" w:cs="宋体"/>
          <w:b/>
          <w:bCs w:val="0"/>
          <w:szCs w:val="24"/>
        </w:rPr>
        <w:t>1.2.1 国外研究现状</w:t>
      </w:r>
      <w:bookmarkEnd w:id="5"/>
    </w:p>
    <w:p w14:paraId="754BB395">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由于在线考试系统所表现出的强大的便捷性、超时空性, 使得很多国际上的大型考试都使用了网络考试系统,</w:t>
      </w:r>
      <w:r>
        <w:rPr>
          <w:rFonts w:hint="eastAsia"/>
        </w:rPr>
        <w:t xml:space="preserve"> </w:t>
      </w:r>
      <w:r>
        <w:rPr>
          <w:rFonts w:hint="eastAsia" w:ascii="Times New Roman" w:hAnsi="Times New Roman" w:cs="宋体"/>
          <w:sz w:val="24"/>
          <w:szCs w:val="24"/>
        </w:rPr>
        <w:t>如比较著名的托福考试、CISCO认证考试、思科CCNA认证考试、IBM认证考试CCNP认证, 微软的MSCE、MCDBA认证考试, 以及Oracle认证考试等, 都在使用对应的在线考试系统</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_Ref199774668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[10]</w:t>
      </w:r>
      <w:r>
        <w:rPr>
          <w:rFonts w:ascii="Times New Roman" w:hAnsi="Times New Roman" w:cs="宋体"/>
          <w:sz w:val="24"/>
          <w:szCs w:val="24"/>
          <w:vertAlign w:val="superscript"/>
        </w:rPr>
        <w:fldChar w:fldCharType="end"/>
      </w:r>
      <w:r>
        <w:rPr>
          <w:rFonts w:hint="eastAsia" w:ascii="Times New Roman" w:hAnsi="Times New Roman" w:cs="宋体"/>
          <w:sz w:val="24"/>
          <w:szCs w:val="24"/>
        </w:rPr>
        <w:t>。</w:t>
      </w:r>
    </w:p>
    <w:p w14:paraId="6056B78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 </w:t>
      </w:r>
      <w:r>
        <w:rPr>
          <w:rFonts w:ascii="Times New Roman" w:hAnsi="Times New Roman" w:cs="宋体"/>
          <w:sz w:val="24"/>
          <w:szCs w:val="24"/>
        </w:rPr>
        <w:t>ExamSoft是一款高安全性的专业考试平台，专注于高风险的学术和职业认证考试。以强大的数据分析、防作弊和合规性著称。</w:t>
      </w:r>
      <w:r>
        <w:rPr>
          <w:rFonts w:hint="eastAsia" w:ascii="Times New Roman" w:hAnsi="Times New Roman" w:cs="宋体"/>
          <w:sz w:val="24"/>
          <w:szCs w:val="24"/>
        </w:rPr>
        <w:t>它支持离线考试，断网仍可答题，支持复杂题型，如图片、音频题。强大的数据分析能力，根据考试数据生成考生表现报告，按知识点、难度等分类，帮助教师调整教学重点。不过该系统成本较高，操作复杂，适用于大型机构。</w:t>
      </w:r>
    </w:p>
    <w:p w14:paraId="2A1825DF">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Canvas作为开源在线学习平台的代表，该系统由Instructure公司于2011年推出，采用AGPL开源协议，允许用户自由修改和分发代码。这种开放性使得Canvas迅速获得了全球教育技术社区的支持，目前代码贡献者超过2000人。在技术实现上，Canvas基于Ruby on Rails框架开发，采用RESTful API架构，具有良好的扩展性。系统支持Docker容器化部署，可以快速在各类云平台上运行。其考试模块采用模块化设计，核心功能包括：在线考试、自动评分、错题分析等。特别值得注意的是其LTI（学习工具互操作性）标准支持，可以无缝集成数百种教育工具，如数学公式编辑器、编程评测系统等。</w:t>
      </w:r>
    </w:p>
    <w:p w14:paraId="7B719C86">
      <w:pPr>
        <w:pStyle w:val="4"/>
        <w:wordWrap/>
        <w:autoSpaceDE w:val="0"/>
        <w:autoSpaceDN w:val="0"/>
        <w:spacing w:line="360" w:lineRule="auto"/>
        <w:rPr>
          <w:rFonts w:ascii="Times New Roman" w:hAnsi="Times New Roman" w:cs="宋体"/>
          <w:b/>
          <w:bCs w:val="0"/>
          <w:szCs w:val="24"/>
        </w:rPr>
      </w:pPr>
      <w:bookmarkStart w:id="6" w:name="_Toc198834943"/>
      <w:r>
        <w:rPr>
          <w:rFonts w:hint="eastAsia" w:ascii="Times New Roman" w:hAnsi="Times New Roman" w:cs="宋体"/>
          <w:b/>
          <w:bCs w:val="0"/>
          <w:szCs w:val="24"/>
        </w:rPr>
        <w:t>1.2.2 国内研究现状</w:t>
      </w:r>
      <w:bookmarkEnd w:id="6"/>
    </w:p>
    <w:p w14:paraId="508EA99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随着社会经济的不断发展, 国内的很多全国性的计算机考试都采用计算机进行组织和测试的。由此引发了全国考试内容、考试方法和考试形式的变革, 这次的变革对国内考试信息化的建设具有深远的影响</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_Ref199774970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[11]</w:t>
      </w:r>
      <w:r>
        <w:rPr>
          <w:rFonts w:ascii="Times New Roman" w:hAnsi="Times New Roman" w:cs="宋体"/>
          <w:sz w:val="24"/>
          <w:szCs w:val="24"/>
          <w:vertAlign w:val="superscript"/>
        </w:rPr>
        <w:fldChar w:fldCharType="end"/>
      </w:r>
      <w:r>
        <w:rPr>
          <w:rFonts w:ascii="Times New Roman" w:hAnsi="Times New Roman" w:cs="宋体"/>
          <w:sz w:val="24"/>
          <w:szCs w:val="24"/>
        </w:rPr>
        <w:t>。</w:t>
      </w:r>
    </w:p>
    <w:p w14:paraId="0C0C77FF">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以学习通（超星）、THEOL（清华教育在线）为代表的高校自研系统，主要服务于校内在线教学需求。这类系统采用B/S架构。在功能设计上，它们更注重与现有教务系统的对接，支持学生信息自动同步、成绩一键导入等功能。</w:t>
      </w:r>
    </w:p>
    <w:p w14:paraId="55643452">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以学习通为例，其考试模块支持基础题型设置、自动组卷、限时作答等功能。系统采用Redis缓存技术提升响应速度，通过负载均衡应对考试高峰。但受限于研发投入，这类系统在智能化方面较为薄弱：防作弊主要依赖IP限制、随机抓拍等简单手段；自动评分仅支持客观题；数据分析停留在基础统计层面。根据2021年的一项调查，超过60%的教师认为现有功能只能满足基本考试需求。</w:t>
      </w:r>
    </w:p>
    <w:p w14:paraId="003820F5">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优考试、考试星等专业商业系统在功能完善度上明显优于高校自研平台。这些系统通常采用SaaS模式提供服务，核心技术包括：基于React/Vue的前端框架，实现响应式设计</w:t>
      </w:r>
      <w:r>
        <w:rPr>
          <w:rFonts w:hint="eastAsia" w:ascii="Times New Roman" w:hAnsi="Times New Roman" w:cs="宋体"/>
          <w:sz w:val="24"/>
          <w:szCs w:val="24"/>
        </w:rPr>
        <w:t>；</w:t>
      </w:r>
      <w:r>
        <w:rPr>
          <w:rFonts w:ascii="Times New Roman" w:hAnsi="Times New Roman" w:cs="宋体"/>
          <w:sz w:val="24"/>
          <w:szCs w:val="24"/>
        </w:rPr>
        <w:t>微服务架构支撑高并发访问</w:t>
      </w:r>
      <w:r>
        <w:rPr>
          <w:rFonts w:hint="eastAsia" w:ascii="Times New Roman" w:hAnsi="Times New Roman" w:cs="宋体"/>
          <w:sz w:val="24"/>
          <w:szCs w:val="24"/>
        </w:rPr>
        <w:t>；</w:t>
      </w:r>
      <w:r>
        <w:rPr>
          <w:rFonts w:ascii="Times New Roman" w:hAnsi="Times New Roman" w:cs="宋体"/>
          <w:sz w:val="24"/>
          <w:szCs w:val="24"/>
        </w:rPr>
        <w:t>人工智能算法实现智能监考和自动评分</w:t>
      </w:r>
      <w:r>
        <w:rPr>
          <w:rFonts w:hint="eastAsia" w:ascii="Times New Roman" w:hAnsi="Times New Roman" w:cs="宋体"/>
          <w:sz w:val="24"/>
          <w:szCs w:val="24"/>
        </w:rPr>
        <w:t>。</w:t>
      </w:r>
    </w:p>
    <w:p w14:paraId="04551174">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以优考试为例，其创新功能包括：智能监考系统</w:t>
      </w:r>
      <w:r>
        <w:rPr>
          <w:rFonts w:hint="eastAsia" w:ascii="Times New Roman" w:hAnsi="Times New Roman" w:cs="宋体"/>
          <w:sz w:val="24"/>
          <w:szCs w:val="24"/>
        </w:rPr>
        <w:t>，</w:t>
      </w:r>
      <w:r>
        <w:rPr>
          <w:rFonts w:ascii="Times New Roman" w:hAnsi="Times New Roman" w:cs="宋体"/>
          <w:sz w:val="24"/>
          <w:szCs w:val="24"/>
        </w:rPr>
        <w:t>整合人脸识别、声纹验证、行为分析（如视线偏离检测）等技术</w:t>
      </w:r>
      <w:r>
        <w:rPr>
          <w:rFonts w:hint="eastAsia" w:ascii="Times New Roman" w:hAnsi="Times New Roman" w:cs="宋体"/>
          <w:sz w:val="24"/>
          <w:szCs w:val="24"/>
        </w:rPr>
        <w:t>；</w:t>
      </w:r>
      <w:r>
        <w:rPr>
          <w:rFonts w:ascii="Times New Roman" w:hAnsi="Times New Roman" w:cs="宋体"/>
          <w:sz w:val="24"/>
          <w:szCs w:val="24"/>
        </w:rPr>
        <w:t>自动评分引擎</w:t>
      </w:r>
      <w:r>
        <w:rPr>
          <w:rFonts w:hint="eastAsia" w:ascii="Times New Roman" w:hAnsi="Times New Roman" w:cs="宋体"/>
          <w:sz w:val="24"/>
          <w:szCs w:val="24"/>
        </w:rPr>
        <w:t>，</w:t>
      </w:r>
      <w:r>
        <w:rPr>
          <w:rFonts w:ascii="Times New Roman" w:hAnsi="Times New Roman" w:cs="宋体"/>
          <w:sz w:val="24"/>
          <w:szCs w:val="24"/>
        </w:rPr>
        <w:t>采用NLP技术处理简答题，准确率可达85%以上</w:t>
      </w:r>
      <w:r>
        <w:rPr>
          <w:rFonts w:hint="eastAsia" w:ascii="Times New Roman" w:hAnsi="Times New Roman" w:cs="宋体"/>
          <w:sz w:val="24"/>
          <w:szCs w:val="24"/>
        </w:rPr>
        <w:t>；</w:t>
      </w:r>
      <w:r>
        <w:rPr>
          <w:rFonts w:ascii="Times New Roman" w:hAnsi="Times New Roman" w:cs="宋体"/>
          <w:sz w:val="24"/>
          <w:szCs w:val="24"/>
        </w:rPr>
        <w:t>数据分析看板</w:t>
      </w:r>
      <w:r>
        <w:rPr>
          <w:rFonts w:hint="eastAsia" w:ascii="Times New Roman" w:hAnsi="Times New Roman" w:cs="宋体"/>
          <w:sz w:val="24"/>
          <w:szCs w:val="24"/>
        </w:rPr>
        <w:t>，</w:t>
      </w:r>
      <w:r>
        <w:rPr>
          <w:rFonts w:ascii="Times New Roman" w:hAnsi="Times New Roman" w:cs="宋体"/>
          <w:sz w:val="24"/>
          <w:szCs w:val="24"/>
        </w:rPr>
        <w:t>提供知识点掌握度、答题时间分布等多维分析</w:t>
      </w:r>
      <w:r>
        <w:rPr>
          <w:rFonts w:hint="eastAsia" w:ascii="Times New Roman" w:hAnsi="Times New Roman" w:cs="宋体"/>
          <w:sz w:val="24"/>
          <w:szCs w:val="24"/>
        </w:rPr>
        <w:t>。</w:t>
      </w:r>
      <w:r>
        <w:rPr>
          <w:rFonts w:ascii="Times New Roman" w:hAnsi="Times New Roman" w:cs="宋体"/>
          <w:sz w:val="24"/>
          <w:szCs w:val="24"/>
        </w:rPr>
        <w:t>这类系统的典型用户包括新东方、学而思等教育机构，以及各类职业资格认证单位。不过，商业系统也存在一些问题：高级功能需要额外付费；部分算法（如作文评分）的准确性有待提高；对网络环境要求较高。</w:t>
      </w:r>
    </w:p>
    <w:p w14:paraId="4E8B3654">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问卷星、腾讯问卷等平台提供了最简单的在线考试功能。它们的特点是：快速创建</w:t>
      </w:r>
      <w:r>
        <w:rPr>
          <w:rFonts w:hint="eastAsia" w:ascii="Times New Roman" w:hAnsi="Times New Roman" w:cs="宋体"/>
          <w:sz w:val="24"/>
          <w:szCs w:val="24"/>
        </w:rPr>
        <w:t>，</w:t>
      </w:r>
      <w:r>
        <w:rPr>
          <w:rFonts w:ascii="Times New Roman" w:hAnsi="Times New Roman" w:cs="宋体"/>
          <w:sz w:val="24"/>
          <w:szCs w:val="24"/>
        </w:rPr>
        <w:t>支持通过模板几分钟内创建考试</w:t>
      </w:r>
      <w:r>
        <w:rPr>
          <w:rFonts w:hint="eastAsia" w:ascii="Times New Roman" w:hAnsi="Times New Roman" w:cs="宋体"/>
          <w:sz w:val="24"/>
          <w:szCs w:val="24"/>
        </w:rPr>
        <w:t>；</w:t>
      </w:r>
      <w:r>
        <w:rPr>
          <w:rFonts w:ascii="Times New Roman" w:hAnsi="Times New Roman" w:cs="宋体"/>
          <w:sz w:val="24"/>
          <w:szCs w:val="24"/>
        </w:rPr>
        <w:t>社交传播</w:t>
      </w:r>
      <w:r>
        <w:rPr>
          <w:rFonts w:hint="eastAsia" w:ascii="Times New Roman" w:hAnsi="Times New Roman" w:cs="宋体"/>
          <w:sz w:val="24"/>
          <w:szCs w:val="24"/>
        </w:rPr>
        <w:t>，</w:t>
      </w:r>
      <w:r>
        <w:rPr>
          <w:rFonts w:ascii="Times New Roman" w:hAnsi="Times New Roman" w:cs="宋体"/>
          <w:sz w:val="24"/>
          <w:szCs w:val="24"/>
        </w:rPr>
        <w:t>可通过微信等社交平台快速分发</w:t>
      </w:r>
      <w:r>
        <w:rPr>
          <w:rFonts w:hint="eastAsia" w:ascii="Times New Roman" w:hAnsi="Times New Roman" w:cs="宋体"/>
          <w:sz w:val="24"/>
          <w:szCs w:val="24"/>
        </w:rPr>
        <w:t>；</w:t>
      </w:r>
      <w:r>
        <w:rPr>
          <w:rFonts w:ascii="Times New Roman" w:hAnsi="Times New Roman" w:cs="宋体"/>
          <w:sz w:val="24"/>
          <w:szCs w:val="24"/>
        </w:rPr>
        <w:t>基础分析</w:t>
      </w:r>
      <w:r>
        <w:rPr>
          <w:rFonts w:hint="eastAsia" w:ascii="Times New Roman" w:hAnsi="Times New Roman" w:cs="宋体"/>
          <w:sz w:val="24"/>
          <w:szCs w:val="24"/>
        </w:rPr>
        <w:t>，</w:t>
      </w:r>
      <w:r>
        <w:rPr>
          <w:rFonts w:ascii="Times New Roman" w:hAnsi="Times New Roman" w:cs="宋体"/>
          <w:sz w:val="24"/>
          <w:szCs w:val="24"/>
        </w:rPr>
        <w:t>提供得分分布等简单统计</w:t>
      </w:r>
      <w:r>
        <w:rPr>
          <w:rFonts w:hint="eastAsia" w:ascii="Times New Roman" w:hAnsi="Times New Roman" w:cs="宋体"/>
          <w:sz w:val="24"/>
          <w:szCs w:val="24"/>
        </w:rPr>
        <w:t>。</w:t>
      </w:r>
      <w:r>
        <w:rPr>
          <w:rFonts w:ascii="Times New Roman" w:hAnsi="Times New Roman" w:cs="宋体"/>
          <w:sz w:val="24"/>
          <w:szCs w:val="24"/>
        </w:rPr>
        <w:t>这类平台虽然使用便捷，但在安全性、专业性方面存在明显不足。根据测试，其防作弊措施很容易被绕过，不适合重要考试场景。</w:t>
      </w:r>
    </w:p>
    <w:p w14:paraId="4DB01CA7">
      <w:pPr>
        <w:pStyle w:val="3"/>
        <w:wordWrap/>
        <w:autoSpaceDE w:val="0"/>
        <w:autoSpaceDN w:val="0"/>
        <w:spacing w:before="0" w:after="0" w:line="360" w:lineRule="auto"/>
        <w:rPr>
          <w:rFonts w:ascii="Times New Roman" w:hAnsi="Times New Roman" w:eastAsia="宋体" w:cs="黑体"/>
          <w:b/>
          <w:bCs w:val="0"/>
          <w:sz w:val="24"/>
          <w:szCs w:val="24"/>
        </w:rPr>
      </w:pPr>
      <w:bookmarkStart w:id="7" w:name="_Toc198834944"/>
      <w:r>
        <w:rPr>
          <w:rFonts w:hint="eastAsia" w:ascii="Times New Roman" w:hAnsi="Times New Roman" w:eastAsia="宋体" w:cs="黑体"/>
          <w:b/>
          <w:bCs w:val="0"/>
          <w:sz w:val="24"/>
          <w:szCs w:val="24"/>
        </w:rPr>
        <w:t>1.3 研究目标与内容</w:t>
      </w:r>
      <w:bookmarkEnd w:id="7"/>
    </w:p>
    <w:p w14:paraId="78480815">
      <w:pPr>
        <w:pStyle w:val="4"/>
        <w:wordWrap/>
        <w:autoSpaceDE w:val="0"/>
        <w:autoSpaceDN w:val="0"/>
        <w:spacing w:line="360" w:lineRule="auto"/>
        <w:rPr>
          <w:rFonts w:ascii="Times New Roman" w:hAnsi="Times New Roman" w:cs="宋体"/>
          <w:b/>
          <w:bCs w:val="0"/>
          <w:szCs w:val="24"/>
        </w:rPr>
      </w:pPr>
      <w:bookmarkStart w:id="8" w:name="_Toc198834945"/>
      <w:r>
        <w:rPr>
          <w:rFonts w:hint="eastAsia" w:ascii="Times New Roman" w:hAnsi="Times New Roman" w:cs="宋体"/>
          <w:b/>
          <w:bCs w:val="0"/>
          <w:szCs w:val="24"/>
        </w:rPr>
        <w:t>1.3.1 研究目标</w:t>
      </w:r>
      <w:bookmarkEnd w:id="8"/>
    </w:p>
    <w:p w14:paraId="7E6B1086">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网络考试系统的试卷生成、审阅评分、统计分析等自动化应用，能加快教育教学的现代化进程，推动考试工作的改革，从而实现教学考试的高效性、公平性、科学性、合理性</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_Ref199775154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[12]</w:t>
      </w:r>
      <w:r>
        <w:rPr>
          <w:rFonts w:ascii="Times New Roman" w:hAnsi="Times New Roman" w:cs="宋体"/>
          <w:sz w:val="24"/>
          <w:szCs w:val="24"/>
          <w:vertAlign w:val="superscript"/>
        </w:rPr>
        <w:fldChar w:fldCharType="end"/>
      </w:r>
      <w:r>
        <w:rPr>
          <w:rFonts w:hint="eastAsia" w:ascii="Times New Roman" w:hAnsi="Times New Roman" w:cs="宋体"/>
          <w:sz w:val="24"/>
          <w:szCs w:val="24"/>
        </w:rPr>
        <w:t>。本人</w:t>
      </w:r>
      <w:r>
        <w:rPr>
          <w:rFonts w:ascii="Times New Roman" w:hAnsi="Times New Roman" w:cs="宋体"/>
          <w:sz w:val="24"/>
          <w:szCs w:val="24"/>
        </w:rPr>
        <w:t>致力于打造一个功能全面的在线考试平台，该平台应支持考生随时参与考试，同时确保考试过程的公正、安全与实时性。在试题管理方面，系统需具备高度的灵活性，以适应不同学科和难度级别的考试需求，同时保障试题资源的持续更新与维护。</w:t>
      </w:r>
    </w:p>
    <w:p w14:paraId="6C65F178">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在智能分析方面，</w:t>
      </w:r>
      <w:r>
        <w:rPr>
          <w:rFonts w:hint="eastAsia" w:ascii="Times New Roman" w:hAnsi="Times New Roman" w:cs="宋体"/>
          <w:sz w:val="24"/>
          <w:szCs w:val="24"/>
        </w:rPr>
        <w:t>本人</w:t>
      </w:r>
      <w:r>
        <w:rPr>
          <w:rFonts w:ascii="Times New Roman" w:hAnsi="Times New Roman" w:cs="宋体"/>
          <w:sz w:val="24"/>
          <w:szCs w:val="24"/>
        </w:rPr>
        <w:t>着重于运用可视化技术来展示考试数据。通过直观的图表、图形和界面元素，系统将考试结果、考生表现、知识点掌握情况等关键信息以易于理解的方式呈现出来。这种可视化分析不仅有助于教育者快速把握考试整体情况，还能为考生提供清晰的学习反馈，帮助他们识别知识薄弱点，从而制定更有针对性的学习计划。</w:t>
      </w:r>
    </w:p>
    <w:p w14:paraId="1DED6E20">
      <w:pPr>
        <w:pStyle w:val="4"/>
        <w:wordWrap/>
        <w:autoSpaceDE w:val="0"/>
        <w:autoSpaceDN w:val="0"/>
        <w:spacing w:line="360" w:lineRule="auto"/>
        <w:rPr>
          <w:rFonts w:ascii="Times New Roman" w:hAnsi="Times New Roman" w:cs="宋体"/>
          <w:b/>
          <w:bCs w:val="0"/>
          <w:szCs w:val="24"/>
        </w:rPr>
      </w:pPr>
      <w:bookmarkStart w:id="9" w:name="_Toc198834946"/>
      <w:r>
        <w:rPr>
          <w:rFonts w:hint="eastAsia" w:ascii="Times New Roman" w:hAnsi="Times New Roman" w:cs="宋体"/>
          <w:b/>
          <w:bCs w:val="0"/>
          <w:szCs w:val="24"/>
        </w:rPr>
        <w:t>1.3.2 研究内容</w:t>
      </w:r>
      <w:bookmarkEnd w:id="9"/>
    </w:p>
    <w:p w14:paraId="38A679E6">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研究着重于构建一个前后端分离的系统架构，从而最大限度提升系统的应用灵活性和可扩展性。前端运用Vue3 框架，后端用Java的Spring Boot技术。这个架构，既能让用户体验流畅，也能确保系统稳当运行，安全也行。 与此同时，凭借MySQL数据库，系统能够有效存贮与管理海量数据，能实时提供考试成绩的可视化报告。 </w:t>
      </w:r>
    </w:p>
    <w:p w14:paraId="659F2FD7">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功能模块这块，本系统主要有用户管理、试题管理、考试管理、智能分析模块。登录后，用户若是学生、教师或者管理员的身份，就能分别进入不同的功能界面，达成个性化操作。管理员能够对系统的各个属性进行编辑修改，如对课程、章节、知识点的增删改查，对用户的一个管理；教师能够管理自己负责的班级学生，并组织考试，利用试题库来创建、编辑并管理试卷；学生能够查看和自己相关的各科目考试并参加考试，考试结束后等待教师批阅试卷，学生就能查看自身成绩和试卷详情与解析，点击智能分析利用可视化分析与ai智能报告获取学习建议。系统的智能分析模块依靠Echarts可视化图表库和OpenAi接口连接ChatGPT对考试数据进行可视化分析和智能生成分析报告。</w:t>
      </w:r>
    </w:p>
    <w:p w14:paraId="26FB294B">
      <w:pPr>
        <w:pStyle w:val="3"/>
        <w:wordWrap/>
        <w:autoSpaceDE w:val="0"/>
        <w:autoSpaceDN w:val="0"/>
        <w:spacing w:before="0" w:after="0" w:line="360" w:lineRule="auto"/>
        <w:rPr>
          <w:rFonts w:ascii="Times New Roman" w:hAnsi="Times New Roman" w:eastAsia="宋体" w:cs="黑体"/>
          <w:b/>
          <w:bCs w:val="0"/>
          <w:sz w:val="24"/>
          <w:szCs w:val="24"/>
        </w:rPr>
      </w:pPr>
      <w:bookmarkStart w:id="10" w:name="_Toc198834947"/>
      <w:r>
        <w:rPr>
          <w:rFonts w:hint="eastAsia" w:ascii="Times New Roman" w:hAnsi="Times New Roman" w:eastAsia="宋体" w:cs="黑体"/>
          <w:b/>
          <w:bCs w:val="0"/>
          <w:sz w:val="24"/>
          <w:szCs w:val="24"/>
        </w:rPr>
        <w:t>1.4 论文结构安排</w:t>
      </w:r>
      <w:bookmarkEnd w:id="10"/>
    </w:p>
    <w:p w14:paraId="0C6BE217">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本文结构共设为七个章节。</w:t>
      </w:r>
    </w:p>
    <w:p w14:paraId="21CD368B">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引言部分，首先阐述研究背景，以及在线考试系统国内外的发展现状。指出该系统设计理念与研究目的。引言部分设定整个论文的基本框架，通过已有文献对比分析国内外在线考试系统发展情况，找出其实际应用的不足。</w:t>
      </w:r>
    </w:p>
    <w:p w14:paraId="58B23016">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随着章节逐步推进，第二部分会详细讲讲系统的需要的相关技术与理论。重点解释前后端分离的架构，还有它在系统实施方面的技术优势。</w:t>
      </w:r>
    </w:p>
    <w:p w14:paraId="46EBA1AB">
      <w:pPr>
        <w:wordWrap/>
        <w:autoSpaceDE w:val="0"/>
        <w:autoSpaceDN w:val="0"/>
        <w:spacing w:line="360" w:lineRule="auto"/>
        <w:ind w:firstLine="480"/>
        <w:rPr>
          <w:rFonts w:ascii="Times New Roman" w:hAnsi="Times New Roman" w:cs="宋体"/>
          <w:sz w:val="24"/>
          <w:szCs w:val="24"/>
        </w:rPr>
      </w:pPr>
      <w:r>
        <w:rPr>
          <w:rFonts w:hint="eastAsia" w:ascii="Times New Roman" w:hAnsi="Times New Roman" w:cs="宋体"/>
          <w:sz w:val="24"/>
          <w:szCs w:val="24"/>
        </w:rPr>
        <w:t>第三部分主要着眼于系统的需求分析，研究系统的可行性分析与主要功能需求与非功能需求分析。</w:t>
      </w:r>
    </w:p>
    <w:p w14:paraId="58A6099E">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第四部分则是系统设计，</w:t>
      </w:r>
      <w:r>
        <w:rPr>
          <w:rFonts w:ascii="Times New Roman" w:hAnsi="Times New Roman" w:cs="宋体"/>
          <w:sz w:val="24"/>
          <w:szCs w:val="24"/>
        </w:rPr>
        <w:t>详细阐述系统的整体设计方案</w:t>
      </w:r>
      <w:r>
        <w:rPr>
          <w:rFonts w:hint="eastAsia" w:ascii="Times New Roman" w:hAnsi="Times New Roman" w:cs="宋体"/>
          <w:sz w:val="24"/>
          <w:szCs w:val="24"/>
        </w:rPr>
        <w:t>。</w:t>
      </w:r>
    </w:p>
    <w:p w14:paraId="74CBCCD6">
      <w:pPr>
        <w:wordWrap/>
        <w:autoSpaceDE w:val="0"/>
        <w:autoSpaceDN w:val="0"/>
        <w:spacing w:line="360" w:lineRule="auto"/>
        <w:ind w:firstLine="480"/>
        <w:rPr>
          <w:rFonts w:ascii="Times New Roman" w:hAnsi="Times New Roman" w:cs="宋体"/>
          <w:sz w:val="24"/>
          <w:szCs w:val="24"/>
        </w:rPr>
      </w:pPr>
      <w:r>
        <w:rPr>
          <w:rFonts w:hint="eastAsia" w:ascii="Times New Roman" w:hAnsi="Times New Roman" w:cs="宋体"/>
          <w:sz w:val="24"/>
          <w:szCs w:val="24"/>
        </w:rPr>
        <w:t>第五部分会探讨系统的一个具体实现，所用到的开发工具，编程语言，系统核心模块的一个实现，系统界面展示。</w:t>
      </w:r>
    </w:p>
    <w:p w14:paraId="497E10CC">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第六部分则是对系统的一个测试与评估，通过测试方法详细列出测试方案和测试用例，对系统做一个整体的评估。</w:t>
      </w:r>
    </w:p>
    <w:p w14:paraId="0457410C">
      <w:pPr>
        <w:wordWrap/>
        <w:autoSpaceDE w:val="0"/>
        <w:autoSpaceDN w:val="0"/>
        <w:spacing w:line="360" w:lineRule="auto"/>
        <w:ind w:firstLine="480"/>
        <w:rPr>
          <w:rFonts w:ascii="Times New Roman" w:hAnsi="Times New Roman" w:cs="宋体"/>
          <w:sz w:val="24"/>
        </w:rPr>
      </w:pPr>
      <w:r>
        <w:rPr>
          <w:rFonts w:hint="eastAsia" w:ascii="Times New Roman" w:hAnsi="Times New Roman" w:cs="宋体"/>
          <w:sz w:val="24"/>
          <w:szCs w:val="24"/>
        </w:rPr>
        <w:t>第七部分主要总结本研究成果，展望未来研究方向与改进空间。</w:t>
      </w:r>
    </w:p>
    <w:p w14:paraId="22672228">
      <w:pPr>
        <w:wordWrap/>
        <w:autoSpaceDE w:val="0"/>
        <w:autoSpaceDN w:val="0"/>
        <w:spacing w:line="360" w:lineRule="auto"/>
        <w:ind w:firstLine="480"/>
        <w:rPr>
          <w:rFonts w:ascii="Times New Roman" w:hAnsi="Times New Roman" w:cs="宋体"/>
          <w:sz w:val="24"/>
          <w:szCs w:val="24"/>
        </w:rPr>
      </w:pPr>
      <w:del w:id="8" w:author="bearr" w:date="2025-06-03T14:57:33Z">
        <w:r>
          <w:rPr>
            <w:rFonts w:hint="eastAsia" w:ascii="Times New Roman" w:hAnsi="Times New Roman" w:cs="宋体"/>
            <w:sz w:val="24"/>
            <w:szCs w:val="24"/>
          </w:rPr>
          <w:delText>通过前述章节的内容来组织，本论文能帮读者清楚明白系统设计与实施的整体情况，还能在一定程度上助力教育工作者理解并运用这个系统，促使教育模式创新、深化</w:delText>
        </w:r>
      </w:del>
      <w:r>
        <w:rPr>
          <w:rFonts w:hint="eastAsia" w:ascii="Times New Roman" w:hAnsi="Times New Roman" w:cs="宋体"/>
          <w:sz w:val="24"/>
          <w:szCs w:val="24"/>
        </w:rPr>
        <w:t xml:space="preserve">。 </w:t>
      </w:r>
    </w:p>
    <w:p w14:paraId="6996263B">
      <w:pPr>
        <w:wordWrap/>
        <w:autoSpaceDE w:val="0"/>
        <w:autoSpaceDN w:val="0"/>
        <w:spacing w:line="360" w:lineRule="auto"/>
        <w:jc w:val="left"/>
        <w:rPr>
          <w:rFonts w:ascii="Times New Roman" w:hAnsi="Times New Roman" w:cs="宋体"/>
          <w:sz w:val="24"/>
          <w:szCs w:val="24"/>
        </w:rPr>
      </w:pPr>
      <w:r>
        <w:rPr>
          <w:rFonts w:hint="eastAsia" w:ascii="Times New Roman" w:hAnsi="Times New Roman" w:cs="宋体"/>
          <w:sz w:val="24"/>
          <w:szCs w:val="24"/>
        </w:rPr>
        <w:br w:type="page"/>
      </w:r>
    </w:p>
    <w:p w14:paraId="40458D22">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11" w:name="_Toc198834948"/>
      <w:r>
        <w:rPr>
          <w:rFonts w:hint="eastAsia" w:ascii="Times New Roman" w:hAnsi="Times New Roman" w:eastAsia="宋体"/>
          <w:b/>
          <w:bCs w:val="0"/>
          <w:sz w:val="24"/>
          <w:szCs w:val="24"/>
        </w:rPr>
        <w:t>第2章 相关技术与理论</w:t>
      </w:r>
      <w:bookmarkEnd w:id="11"/>
    </w:p>
    <w:p w14:paraId="47443A2D">
      <w:pPr>
        <w:pStyle w:val="3"/>
        <w:wordWrap/>
        <w:autoSpaceDE w:val="0"/>
        <w:autoSpaceDN w:val="0"/>
        <w:spacing w:before="0" w:after="0" w:line="360" w:lineRule="auto"/>
        <w:rPr>
          <w:rFonts w:ascii="Times New Roman" w:hAnsi="Times New Roman" w:eastAsia="宋体" w:cs="黑体"/>
          <w:b/>
          <w:bCs w:val="0"/>
          <w:sz w:val="24"/>
          <w:szCs w:val="24"/>
        </w:rPr>
      </w:pPr>
      <w:bookmarkStart w:id="12" w:name="_Toc198834949"/>
      <w:r>
        <w:rPr>
          <w:rFonts w:hint="eastAsia" w:ascii="Times New Roman" w:hAnsi="Times New Roman" w:eastAsia="宋体" w:cs="黑体"/>
          <w:b/>
          <w:bCs w:val="0"/>
          <w:sz w:val="24"/>
          <w:szCs w:val="24"/>
        </w:rPr>
        <w:t>2.1 相关技术概述</w:t>
      </w:r>
      <w:bookmarkEnd w:id="12"/>
    </w:p>
    <w:p w14:paraId="1F78AE9C">
      <w:pPr>
        <w:pStyle w:val="4"/>
        <w:wordWrap/>
        <w:autoSpaceDE w:val="0"/>
        <w:autoSpaceDN w:val="0"/>
        <w:spacing w:line="360" w:lineRule="auto"/>
        <w:rPr>
          <w:rFonts w:ascii="Times New Roman" w:hAnsi="Times New Roman" w:cs="宋体"/>
          <w:b/>
          <w:bCs w:val="0"/>
          <w:szCs w:val="24"/>
        </w:rPr>
      </w:pPr>
      <w:bookmarkStart w:id="13" w:name="_Toc198834950"/>
      <w:r>
        <w:rPr>
          <w:rFonts w:hint="eastAsia" w:ascii="Times New Roman" w:hAnsi="Times New Roman" w:cs="宋体"/>
          <w:b/>
          <w:bCs w:val="0"/>
          <w:szCs w:val="24"/>
        </w:rPr>
        <w:t>2.1.1 前后端分离技术</w:t>
      </w:r>
      <w:bookmarkEnd w:id="13"/>
    </w:p>
    <w:p w14:paraId="73CF5D7A">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开发传统的Web系统时，前后端代码都写在JSP中。用户和网页交互时，Servlet容器处理页面数据，将JSP编译成Servlet类，然后将JSP中的代码输出到浏览器显示，响应用户请求的步骤十分繁琐</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_Ref199775891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[13]</w:t>
      </w:r>
      <w:r>
        <w:rPr>
          <w:rFonts w:ascii="Times New Roman" w:hAnsi="Times New Roman" w:cs="宋体"/>
          <w:sz w:val="24"/>
          <w:szCs w:val="24"/>
          <w:vertAlign w:val="superscript"/>
        </w:rPr>
        <w:fldChar w:fldCharType="end"/>
      </w:r>
      <w:r>
        <w:rPr>
          <w:rFonts w:hint="eastAsia" w:ascii="Times New Roman" w:hAnsi="Times New Roman" w:cs="宋体"/>
          <w:sz w:val="24"/>
          <w:szCs w:val="24"/>
        </w:rPr>
        <w:t>。这种架构大大的增加了代码的耦合度，后期不利于维护且前后端开发必须同步进行，后端未完成页面逻辑前端就无法开展工作。传统单体架构如图2-1。</w:t>
      </w:r>
    </w:p>
    <w:tbl>
      <w:tblPr>
        <w:tblStyle w:val="21"/>
        <w:tblpPr w:leftFromText="180" w:rightFromText="180" w:vertAnchor="text" w:horzAnchor="page" w:tblpX="1768" w:tblpY="2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0A48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7542041C">
            <w:pPr>
              <w:wordWrap/>
              <w:autoSpaceDE w:val="0"/>
              <w:autoSpaceDN w:val="0"/>
              <w:spacing w:line="500" w:lineRule="exact"/>
              <w:rPr>
                <w:rFonts w:ascii="Times New Roman" w:hAnsi="Times New Roman"/>
              </w:rPr>
            </w:pPr>
            <w:r>
              <w:rPr>
                <w:rFonts w:hint="eastAsia" w:ascii="Times New Roman" w:hAnsi="Times New Roman"/>
              </w:rPr>
              <w:drawing>
                <wp:anchor distT="0" distB="0" distL="114300" distR="114300" simplePos="0" relativeHeight="251672576" behindDoc="0" locked="0" layoutInCell="1" allowOverlap="1">
                  <wp:simplePos x="0" y="0"/>
                  <wp:positionH relativeFrom="margin">
                    <wp:posOffset>701675</wp:posOffset>
                  </wp:positionH>
                  <wp:positionV relativeFrom="margin">
                    <wp:posOffset>-635</wp:posOffset>
                  </wp:positionV>
                  <wp:extent cx="4233545" cy="1786255"/>
                  <wp:effectExtent l="0" t="0" r="0" b="4445"/>
                  <wp:wrapSquare wrapText="bothSides"/>
                  <wp:docPr id="18742121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12195"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3545" cy="1786255"/>
                          </a:xfrm>
                          <a:prstGeom prst="rect">
                            <a:avLst/>
                          </a:prstGeom>
                        </pic:spPr>
                      </pic:pic>
                    </a:graphicData>
                  </a:graphic>
                </wp:anchor>
              </w:drawing>
            </w:r>
          </w:p>
        </w:tc>
      </w:tr>
      <w:tr w14:paraId="3FE16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 w:hRule="atLeast"/>
        </w:trPr>
        <w:tc>
          <w:tcPr>
            <w:tcW w:w="9242" w:type="dxa"/>
          </w:tcPr>
          <w:p w14:paraId="436232BB">
            <w:pPr>
              <w:wordWrap/>
              <w:autoSpaceDE w:val="0"/>
              <w:autoSpaceDN w:val="0"/>
              <w:jc w:val="center"/>
              <w:rPr>
                <w:rFonts w:ascii="Times New Roman" w:hAnsi="Times New Roman"/>
                <w:b/>
                <w:bCs/>
              </w:rPr>
            </w:pPr>
            <w:r>
              <w:rPr>
                <w:rFonts w:hint="eastAsia" w:ascii="Times New Roman" w:hAnsi="Times New Roman"/>
                <w:b/>
                <w:bCs/>
              </w:rPr>
              <w:t>图 2-1 传统单体结构图</w:t>
            </w:r>
          </w:p>
          <w:p w14:paraId="29410ECC">
            <w:pPr>
              <w:pStyle w:val="49"/>
              <w:autoSpaceDE w:val="0"/>
              <w:autoSpaceDN w:val="0"/>
              <w:rPr>
                <w:b w:val="0"/>
                <w:bCs/>
              </w:rPr>
            </w:pPr>
            <w:r>
              <w:t>Fig</w:t>
            </w:r>
            <w:r>
              <w:rPr>
                <w:rFonts w:hint="eastAsia"/>
              </w:rPr>
              <w:t xml:space="preserve"> </w:t>
            </w:r>
            <w:r>
              <w:t>2-1 Traditional monomer structure diagram</w:t>
            </w:r>
          </w:p>
        </w:tc>
      </w:tr>
    </w:tbl>
    <w:p w14:paraId="44FBEA39">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相比之下，前后端分离架构通过清晰的职责划分带来了革命性的改进。前端采用React、Vue等现代化框架独立开发，后端专注提供RESTful API接口，双方通过JSON格式进行数据交互。</w:t>
      </w:r>
    </w:p>
    <w:p w14:paraId="0F55635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使用该技术可以有效地对前端和后端的项目业务进行解耦，前后端之间通过JSON格式数据进行交互，前端提供用户界面的渲染和操作交互的实现，后端负责业务逻辑和数据的处理</w:t>
      </w:r>
      <w:r>
        <w:rPr>
          <w:rFonts w:hint="eastAsia" w:ascii="Times New Roman" w:hAnsi="Times New Roman" w:cs="宋体"/>
          <w:sz w:val="24"/>
          <w:szCs w:val="24"/>
          <w:vertAlign w:val="superscript"/>
        </w:rPr>
        <w:fldChar w:fldCharType="begin"/>
      </w:r>
      <w:r>
        <w:rPr>
          <w:rFonts w:hint="eastAsia" w:ascii="Times New Roman" w:hAnsi="Times New Roman" w:cs="宋体"/>
          <w:sz w:val="24"/>
          <w:szCs w:val="24"/>
          <w:vertAlign w:val="superscript"/>
        </w:rPr>
        <w:instrText xml:space="preserve"> REF _Ref194409079 \r \h  \* MERGEFORMAT </w:instrText>
      </w:r>
      <w:r>
        <w:rPr>
          <w:rFonts w:hint="eastAsia" w:ascii="Times New Roman" w:hAnsi="Times New Roman" w:cs="宋体"/>
          <w:sz w:val="24"/>
          <w:szCs w:val="24"/>
          <w:vertAlign w:val="superscript"/>
        </w:rPr>
        <w:fldChar w:fldCharType="separate"/>
      </w:r>
      <w:r>
        <w:rPr>
          <w:rFonts w:ascii="Times New Roman" w:hAnsi="Times New Roman" w:cs="宋体"/>
          <w:sz w:val="24"/>
          <w:szCs w:val="24"/>
          <w:vertAlign w:val="superscript"/>
        </w:rPr>
        <w:t>[</w:t>
      </w:r>
      <w:r>
        <w:rPr>
          <w:rFonts w:hint="eastAsia" w:ascii="Times New Roman" w:hAnsi="Times New Roman" w:cs="宋体"/>
          <w:sz w:val="24"/>
          <w:szCs w:val="24"/>
          <w:vertAlign w:val="superscript"/>
        </w:rPr>
        <w:t>14</w:t>
      </w:r>
      <w:r>
        <w:rPr>
          <w:rFonts w:ascii="Times New Roman" w:hAnsi="Times New Roman" w:cs="宋体"/>
          <w:sz w:val="24"/>
          <w:szCs w:val="24"/>
          <w:vertAlign w:val="superscript"/>
        </w:rPr>
        <w:t>]</w:t>
      </w:r>
      <w:r>
        <w:rPr>
          <w:rFonts w:hint="eastAsia" w:ascii="Times New Roman" w:hAnsi="Times New Roman" w:cs="宋体"/>
          <w:sz w:val="24"/>
          <w:szCs w:val="24"/>
          <w:vertAlign w:val="superscript"/>
        </w:rPr>
        <w:fldChar w:fldCharType="end"/>
      </w:r>
      <w:r>
        <w:rPr>
          <w:rFonts w:hint="eastAsia" w:ascii="Times New Roman" w:hAnsi="Times New Roman" w:cs="宋体"/>
          <w:sz w:val="24"/>
          <w:szCs w:val="24"/>
        </w:rPr>
        <w:t>。前后端分离结构如图 2-2。</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537A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9D04017">
            <w:pPr>
              <w:wordWrap/>
              <w:autoSpaceDE w:val="0"/>
              <w:autoSpaceDN w:val="0"/>
              <w:spacing w:line="500" w:lineRule="exact"/>
              <w:rPr>
                <w:rFonts w:ascii="Times New Roman" w:hAnsi="Times New Roman"/>
              </w:rPr>
            </w:pPr>
            <w:r>
              <w:rPr>
                <w:rFonts w:ascii="Times New Roman" w:hAnsi="Times New Roman"/>
              </w:rPr>
              <w:drawing>
                <wp:anchor distT="0" distB="0" distL="114300" distR="114300" simplePos="0" relativeHeight="251671552" behindDoc="0" locked="0" layoutInCell="1" allowOverlap="1">
                  <wp:simplePos x="0" y="0"/>
                  <wp:positionH relativeFrom="margin">
                    <wp:align>center</wp:align>
                  </wp:positionH>
                  <wp:positionV relativeFrom="margin">
                    <wp:align>center</wp:align>
                  </wp:positionV>
                  <wp:extent cx="4867275" cy="1616075"/>
                  <wp:effectExtent l="0" t="0" r="9525" b="3175"/>
                  <wp:wrapSquare wrapText="bothSides"/>
                  <wp:docPr id="1783641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1114"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67275" cy="1616075"/>
                          </a:xfrm>
                          <a:prstGeom prst="rect">
                            <a:avLst/>
                          </a:prstGeom>
                        </pic:spPr>
                      </pic:pic>
                    </a:graphicData>
                  </a:graphic>
                </wp:anchor>
              </w:drawing>
            </w:r>
          </w:p>
        </w:tc>
      </w:tr>
      <w:tr w14:paraId="5CB57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6288239D">
            <w:pPr>
              <w:wordWrap/>
              <w:autoSpaceDE w:val="0"/>
              <w:autoSpaceDN w:val="0"/>
              <w:jc w:val="center"/>
              <w:rPr>
                <w:rFonts w:ascii="Times New Roman" w:hAnsi="Times New Roman"/>
                <w:b/>
                <w:bCs/>
              </w:rPr>
            </w:pPr>
            <w:r>
              <w:rPr>
                <w:rFonts w:hint="eastAsia" w:ascii="Times New Roman" w:hAnsi="Times New Roman"/>
                <w:b/>
                <w:bCs/>
              </w:rPr>
              <w:t>图 2-2 前后端分离结构图</w:t>
            </w:r>
          </w:p>
          <w:p w14:paraId="1BCB2E21">
            <w:pPr>
              <w:pStyle w:val="49"/>
              <w:autoSpaceDE w:val="0"/>
              <w:autoSpaceDN w:val="0"/>
            </w:pPr>
            <w:r>
              <w:t>Fig 2-2 Front and rear separation structure diagram</w:t>
            </w:r>
          </w:p>
        </w:tc>
      </w:tr>
    </w:tbl>
    <w:p w14:paraId="38BB8547">
      <w:pPr>
        <w:pStyle w:val="4"/>
        <w:wordWrap/>
        <w:autoSpaceDE w:val="0"/>
        <w:autoSpaceDN w:val="0"/>
        <w:spacing w:line="360" w:lineRule="auto"/>
        <w:rPr>
          <w:rFonts w:ascii="Times New Roman" w:hAnsi="Times New Roman" w:cs="宋体"/>
          <w:b/>
          <w:bCs w:val="0"/>
          <w:szCs w:val="24"/>
        </w:rPr>
      </w:pPr>
      <w:bookmarkStart w:id="14" w:name="_Toc198834951"/>
      <w:r>
        <w:rPr>
          <w:rFonts w:hint="eastAsia" w:ascii="Times New Roman" w:hAnsi="Times New Roman" w:cs="宋体"/>
          <w:b/>
          <w:bCs w:val="0"/>
          <w:szCs w:val="24"/>
        </w:rPr>
        <w:t>2.1.2 Springboot框架</w:t>
      </w:r>
      <w:bookmarkEnd w:id="14"/>
    </w:p>
    <w:p w14:paraId="0CF4BF3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Spring Boot是开发者和Spring本身框架的中间层，它提供了IOC容器，支持声明式事务管理，集成了多个Web框架，以及多种数据持久化访问接口。SpringBoot还通过集成第三方依赖管理工具，简化了版本冲突处理，提高了Java应用的开发效率</w:t>
      </w:r>
      <w:r>
        <w:rPr>
          <w:rFonts w:hint="eastAsia" w:ascii="Times New Roman" w:hAnsi="Times New Roman" w:cs="宋体"/>
          <w:sz w:val="24"/>
          <w:szCs w:val="24"/>
          <w:vertAlign w:val="superscript"/>
        </w:rPr>
        <w:fldChar w:fldCharType="begin"/>
      </w:r>
      <w:r>
        <w:rPr>
          <w:rFonts w:hint="eastAsia" w:ascii="Times New Roman" w:hAnsi="Times New Roman" w:cs="宋体"/>
          <w:sz w:val="24"/>
          <w:szCs w:val="24"/>
          <w:vertAlign w:val="superscript"/>
        </w:rPr>
        <w:instrText xml:space="preserve"> REF _Ref194408742 \r \h  \* MERGEFORMAT </w:instrText>
      </w:r>
      <w:r>
        <w:rPr>
          <w:rFonts w:hint="eastAsia" w:ascii="Times New Roman" w:hAnsi="Times New Roman" w:cs="宋体"/>
          <w:sz w:val="24"/>
          <w:szCs w:val="24"/>
          <w:vertAlign w:val="superscript"/>
        </w:rPr>
        <w:fldChar w:fldCharType="separate"/>
      </w:r>
      <w:r>
        <w:rPr>
          <w:rFonts w:ascii="Times New Roman" w:hAnsi="Times New Roman" w:cs="宋体"/>
          <w:sz w:val="24"/>
          <w:szCs w:val="24"/>
          <w:vertAlign w:val="superscript"/>
        </w:rPr>
        <w:t>[</w:t>
      </w:r>
      <w:r>
        <w:rPr>
          <w:rFonts w:hint="eastAsia" w:ascii="Times New Roman" w:hAnsi="Times New Roman" w:cs="宋体"/>
          <w:sz w:val="24"/>
          <w:szCs w:val="24"/>
          <w:vertAlign w:val="superscript"/>
        </w:rPr>
        <w:t>15</w:t>
      </w:r>
      <w:r>
        <w:rPr>
          <w:rFonts w:ascii="Times New Roman" w:hAnsi="Times New Roman" w:cs="宋体"/>
          <w:sz w:val="24"/>
          <w:szCs w:val="24"/>
          <w:vertAlign w:val="superscript"/>
        </w:rPr>
        <w:t>]</w:t>
      </w:r>
      <w:r>
        <w:rPr>
          <w:rFonts w:hint="eastAsia" w:ascii="Times New Roman" w:hAnsi="Times New Roman" w:cs="宋体"/>
          <w:sz w:val="24"/>
          <w:szCs w:val="24"/>
          <w:vertAlign w:val="superscript"/>
        </w:rPr>
        <w:fldChar w:fldCharType="end"/>
      </w:r>
      <w:r>
        <w:rPr>
          <w:rFonts w:hint="eastAsia" w:ascii="Times New Roman" w:hAnsi="Times New Roman" w:cs="宋体"/>
          <w:sz w:val="24"/>
          <w:szCs w:val="24"/>
        </w:rPr>
        <w:t>。</w:t>
      </w:r>
      <w:r>
        <w:rPr>
          <w:rFonts w:ascii="Times New Roman" w:hAnsi="Times New Roman" w:cs="宋体"/>
          <w:sz w:val="24"/>
          <w:szCs w:val="24"/>
        </w:rPr>
        <w:t>它的"自动装配"机制能根据项目依赖智能配置组件，比如引入数据库驱动就会自动设置数据源，省去了繁琐的XML配置。框架内嵌了Tomcat等服务器，让应用能像普通程序一样直接运行，彻底告别了复杂的容器部署。其"起步依赖"设计将常用技术栈打包成即插即用的模块，开发者只需简单声明就能获得完整的功能支持。</w:t>
      </w:r>
    </w:p>
    <w:p w14:paraId="2457C92B">
      <w:pPr>
        <w:pStyle w:val="4"/>
        <w:wordWrap/>
        <w:autoSpaceDE w:val="0"/>
        <w:autoSpaceDN w:val="0"/>
        <w:spacing w:line="360" w:lineRule="auto"/>
        <w:rPr>
          <w:rFonts w:ascii="Times New Roman" w:hAnsi="Times New Roman" w:cs="宋体"/>
          <w:b/>
          <w:bCs w:val="0"/>
          <w:szCs w:val="24"/>
        </w:rPr>
      </w:pPr>
      <w:bookmarkStart w:id="15" w:name="_Toc198834952"/>
      <w:r>
        <w:rPr>
          <w:rFonts w:hint="eastAsia" w:ascii="Times New Roman" w:hAnsi="Times New Roman" w:cs="宋体"/>
          <w:b/>
          <w:bCs w:val="0"/>
          <w:szCs w:val="24"/>
        </w:rPr>
        <w:t>1.3 Vue和Element框架</w:t>
      </w:r>
      <w:bookmarkEnd w:id="15"/>
    </w:p>
    <w:p w14:paraId="56CD2E97">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kern w:val="22"/>
          <w:sz w:val="24"/>
          <w:szCs w:val="24"/>
        </w:rPr>
        <w:t>Vue是一个渐进式的JavaScript框架，用于构建用户界面。它采用了</w:t>
      </w:r>
      <w:r>
        <w:rPr>
          <w:rFonts w:hint="eastAsia" w:ascii="Times New Roman" w:hAnsi="Times New Roman" w:cs="宋体"/>
          <w:sz w:val="24"/>
          <w:szCs w:val="24"/>
        </w:rPr>
        <w:t>MVVM架构，使得开发者能够专注于视图层的开发，同时易于整合到其他项目中</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_Ref199777138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[16]</w:t>
      </w:r>
      <w:r>
        <w:rPr>
          <w:rFonts w:ascii="Times New Roman" w:hAnsi="Times New Roman" w:cs="宋体"/>
          <w:sz w:val="24"/>
          <w:szCs w:val="24"/>
          <w:vertAlign w:val="superscript"/>
        </w:rPr>
        <w:fldChar w:fldCharType="end"/>
      </w:r>
      <w:r>
        <w:rPr>
          <w:rFonts w:hint="eastAsia" w:ascii="Times New Roman" w:hAnsi="Times New Roman" w:cs="宋体"/>
          <w:sz w:val="24"/>
          <w:szCs w:val="24"/>
        </w:rPr>
        <w:t>。</w:t>
      </w:r>
      <w:r>
        <w:rPr>
          <w:rFonts w:ascii="Times New Roman" w:hAnsi="Times New Roman" w:cs="宋体"/>
          <w:sz w:val="24"/>
          <w:szCs w:val="24"/>
        </w:rPr>
        <w:t>与其他重量级框架不同，Vue 从底层就追求简洁高效，开发者可以轻松上手，又能处理复杂的单页面应用。</w:t>
      </w:r>
    </w:p>
    <w:p w14:paraId="18814AFF">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Element UI是基于Vue的企业级组件库，它把常见的表单、表格、弹窗等UI元素都封装成了高质量的Vue组件。Element 最大的优势是提供了开箱即用的丰富组件，同时保持了高度可定制性。它的设计风格遵循现代简约美学，组件 API 设计合理，文档详尽。Vue+Element 的组合，让前端开发既保持了灵活性，又获得了生产力的大幅提升。</w:t>
      </w:r>
    </w:p>
    <w:p w14:paraId="3326E0F2">
      <w:pPr>
        <w:pStyle w:val="4"/>
        <w:wordWrap/>
        <w:autoSpaceDE w:val="0"/>
        <w:autoSpaceDN w:val="0"/>
        <w:spacing w:line="360" w:lineRule="auto"/>
        <w:rPr>
          <w:rFonts w:ascii="Times New Roman" w:hAnsi="Times New Roman" w:cs="宋体"/>
          <w:b/>
          <w:bCs w:val="0"/>
          <w:szCs w:val="24"/>
        </w:rPr>
      </w:pPr>
      <w:bookmarkStart w:id="16" w:name="_Toc198834953"/>
      <w:r>
        <w:rPr>
          <w:rFonts w:hint="eastAsia" w:ascii="Times New Roman" w:hAnsi="Times New Roman" w:cs="宋体"/>
          <w:b/>
          <w:bCs w:val="0"/>
          <w:szCs w:val="24"/>
        </w:rPr>
        <w:t>2.1.4 MySql数据库</w:t>
      </w:r>
      <w:bookmarkEnd w:id="16"/>
    </w:p>
    <w:p w14:paraId="5CF1D51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MySQL是一个开源软件，被广泛应用于Web应用程序、企业应用程序和互联网应用程序中，具有可扩展性，可以在不同的硬件和软件环境中运行</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_Ref199778288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[17]</w:t>
      </w:r>
      <w:r>
        <w:rPr>
          <w:rFonts w:ascii="Times New Roman" w:hAnsi="Times New Roman" w:cs="宋体"/>
          <w:sz w:val="24"/>
          <w:szCs w:val="24"/>
          <w:vertAlign w:val="superscript"/>
        </w:rPr>
        <w:fldChar w:fldCharType="end"/>
      </w:r>
      <w:r>
        <w:rPr>
          <w:rFonts w:hint="eastAsia" w:ascii="Times New Roman" w:hAnsi="Times New Roman" w:cs="宋体"/>
          <w:sz w:val="24"/>
          <w:szCs w:val="24"/>
        </w:rPr>
        <w:t>。</w:t>
      </w:r>
    </w:p>
    <w:p w14:paraId="3F163640">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这个数据库最突出的特点是其强大的索引优化能力，通过B+树索引结构可以快速处理海量数据查询。它支持事务处理，确保数据操作的原子性和一致性。MySQL采用客户端/服务器架构，通过SQL语言进行交互，支持存储过程、触发器等高级功能。</w:t>
      </w:r>
    </w:p>
    <w:p w14:paraId="7BED5DD2">
      <w:pPr>
        <w:pStyle w:val="3"/>
        <w:wordWrap/>
        <w:autoSpaceDE w:val="0"/>
        <w:autoSpaceDN w:val="0"/>
        <w:spacing w:before="0" w:after="0" w:line="360" w:lineRule="auto"/>
        <w:rPr>
          <w:rFonts w:ascii="Times New Roman" w:hAnsi="Times New Roman" w:eastAsia="宋体" w:cs="黑体"/>
          <w:b/>
          <w:bCs w:val="0"/>
          <w:sz w:val="24"/>
          <w:szCs w:val="24"/>
        </w:rPr>
      </w:pPr>
      <w:bookmarkStart w:id="17" w:name="_Toc198834954"/>
      <w:r>
        <w:rPr>
          <w:rFonts w:hint="eastAsia" w:ascii="Times New Roman" w:hAnsi="Times New Roman" w:eastAsia="宋体" w:cs="黑体"/>
          <w:b/>
          <w:bCs w:val="0"/>
          <w:sz w:val="24"/>
          <w:szCs w:val="24"/>
        </w:rPr>
        <w:t>2.2 开发方法和架构</w:t>
      </w:r>
      <w:bookmarkEnd w:id="17"/>
    </w:p>
    <w:p w14:paraId="5C3549BB">
      <w:pPr>
        <w:pStyle w:val="4"/>
        <w:wordWrap/>
        <w:autoSpaceDE w:val="0"/>
        <w:autoSpaceDN w:val="0"/>
        <w:spacing w:line="360" w:lineRule="auto"/>
        <w:rPr>
          <w:rFonts w:ascii="Times New Roman" w:hAnsi="Times New Roman" w:cs="宋体"/>
          <w:b/>
          <w:bCs w:val="0"/>
          <w:szCs w:val="24"/>
        </w:rPr>
      </w:pPr>
      <w:bookmarkStart w:id="18" w:name="_Toc198834955"/>
      <w:r>
        <w:rPr>
          <w:rFonts w:hint="eastAsia" w:ascii="Times New Roman" w:hAnsi="Times New Roman" w:cs="宋体"/>
          <w:b/>
          <w:bCs w:val="0"/>
          <w:szCs w:val="24"/>
        </w:rPr>
        <w:t>2.2.1 敏捷开发方法</w:t>
      </w:r>
      <w:bookmarkEnd w:id="18"/>
    </w:p>
    <w:p w14:paraId="035A824C">
      <w:pPr>
        <w:wordWrap/>
        <w:autoSpaceDE w:val="0"/>
        <w:autoSpaceDN w:val="0"/>
        <w:spacing w:line="360" w:lineRule="auto"/>
        <w:ind w:firstLine="482"/>
        <w:rPr>
          <w:rFonts w:ascii="Times New Roman" w:hAnsi="Times New Roman" w:cs="宋体"/>
          <w:sz w:val="24"/>
        </w:rPr>
      </w:pPr>
      <w:r>
        <w:rPr>
          <w:rFonts w:hint="eastAsia" w:ascii="Times New Roman" w:hAnsi="Times New Roman" w:cs="宋体"/>
          <w:sz w:val="24"/>
          <w:szCs w:val="24"/>
        </w:rPr>
        <w:t xml:space="preserve">如今信息技术发展迅猛，敏捷开发方法是一种高效的软件开发策略，被广泛应用和认可。关键的原则就是应对变化，还有进行快速的迭代，这在开发在线考试以及智能分析系统时特别有用，因为它们都面临着不断变化的需求。 </w:t>
      </w:r>
    </w:p>
    <w:p w14:paraId="7A4CD34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敏捷开发方法着重强调团队协作与跨职能合作，而且要充分尊重开发团队自我组织的能力。 团队采用短时间的迭代交付，这样就能在每个迭代周期里快速得到用户反馈，然后根据反馈对系统进行优化与修改。敏捷方法于项目管理里的运用，不单单体现在能灵活地管理需求上。 面对持续变化与增长的需求，凭借敏捷方法的“需求优先级排序”机制，团队能快速响应，修正并调整系统功能。在线考试系统得处理大量数据和分析，所以开发团队得在每个迭代周期结束时，重点关注用户反馈里提到的关键问题，像评分准确率、系统响应速度之类的，这样才能保证系统逐步完善。</w:t>
      </w:r>
    </w:p>
    <w:p w14:paraId="519D788F">
      <w:pPr>
        <w:wordWrap/>
        <w:autoSpaceDE w:val="0"/>
        <w:autoSpaceDN w:val="0"/>
        <w:spacing w:line="360" w:lineRule="auto"/>
        <w:ind w:firstLine="482"/>
        <w:rPr>
          <w:rFonts w:hint="eastAsia" w:ascii="Times New Roman" w:hAnsi="Times New Roman" w:cs="宋体"/>
          <w:sz w:val="24"/>
        </w:rPr>
      </w:pPr>
      <w:r>
        <w:rPr>
          <w:rFonts w:hint="eastAsia" w:ascii="Times New Roman" w:hAnsi="Times New Roman" w:cs="宋体"/>
          <w:sz w:val="24"/>
        </w:rPr>
        <w:t>总体来看，敏捷强调快速迭代、响应、交付，强调及时沟通，很适合应对需求多变的场景，比如数据管理领域</w:t>
      </w:r>
      <w:r>
        <w:rPr>
          <w:rFonts w:ascii="Times New Roman" w:hAnsi="Times New Roman" w:cs="宋体"/>
          <w:sz w:val="24"/>
          <w:vertAlign w:val="superscript"/>
        </w:rPr>
        <w:fldChar w:fldCharType="begin"/>
      </w:r>
      <w:r>
        <w:rPr>
          <w:rFonts w:ascii="Times New Roman" w:hAnsi="Times New Roman" w:cs="宋体"/>
          <w:sz w:val="24"/>
          <w:vertAlign w:val="superscript"/>
        </w:rPr>
        <w:instrText xml:space="preserve"> </w:instrText>
      </w:r>
      <w:r>
        <w:rPr>
          <w:rFonts w:hint="eastAsia" w:ascii="Times New Roman" w:hAnsi="Times New Roman" w:cs="宋体"/>
          <w:sz w:val="24"/>
          <w:vertAlign w:val="superscript"/>
        </w:rPr>
        <w:instrText xml:space="preserve">REF _Ref199777679 \r \h</w:instrText>
      </w:r>
      <w:r>
        <w:rPr>
          <w:rFonts w:ascii="Times New Roman" w:hAnsi="Times New Roman" w:cs="宋体"/>
          <w:sz w:val="24"/>
          <w:vertAlign w:val="superscript"/>
        </w:rPr>
        <w:instrText xml:space="preserve">  \* MERGEFORMAT </w:instrText>
      </w:r>
      <w:r>
        <w:rPr>
          <w:rFonts w:ascii="Times New Roman" w:hAnsi="Times New Roman" w:cs="宋体"/>
          <w:sz w:val="24"/>
          <w:vertAlign w:val="superscript"/>
        </w:rPr>
        <w:fldChar w:fldCharType="separate"/>
      </w:r>
      <w:r>
        <w:rPr>
          <w:rFonts w:ascii="Times New Roman" w:hAnsi="Times New Roman" w:cs="宋体"/>
          <w:sz w:val="24"/>
          <w:vertAlign w:val="superscript"/>
        </w:rPr>
        <w:t>[</w:t>
      </w:r>
      <w:r>
        <w:rPr>
          <w:rFonts w:hint="eastAsia" w:ascii="Times New Roman" w:hAnsi="Times New Roman" w:cs="宋体"/>
          <w:sz w:val="24"/>
          <w:vertAlign w:val="superscript"/>
        </w:rPr>
        <w:t>18</w:t>
      </w:r>
      <w:r>
        <w:rPr>
          <w:rFonts w:ascii="Times New Roman" w:hAnsi="Times New Roman" w:cs="宋体"/>
          <w:sz w:val="24"/>
          <w:vertAlign w:val="superscript"/>
        </w:rPr>
        <w:t>]</w:t>
      </w:r>
      <w:r>
        <w:rPr>
          <w:rFonts w:ascii="Times New Roman" w:hAnsi="Times New Roman" w:cs="宋体"/>
          <w:sz w:val="24"/>
          <w:vertAlign w:val="superscript"/>
        </w:rPr>
        <w:fldChar w:fldCharType="end"/>
      </w:r>
      <w:r>
        <w:rPr>
          <w:rFonts w:hint="eastAsia" w:ascii="Times New Roman" w:hAnsi="Times New Roman" w:cs="宋体"/>
          <w:sz w:val="24"/>
        </w:rPr>
        <w:t>。</w:t>
      </w:r>
    </w:p>
    <w:p w14:paraId="7051535B">
      <w:pPr>
        <w:pStyle w:val="4"/>
        <w:wordWrap/>
        <w:autoSpaceDE w:val="0"/>
        <w:autoSpaceDN w:val="0"/>
        <w:spacing w:line="360" w:lineRule="auto"/>
        <w:rPr>
          <w:rFonts w:ascii="Times New Roman" w:hAnsi="Times New Roman" w:cs="宋体"/>
          <w:b/>
          <w:bCs w:val="0"/>
          <w:szCs w:val="24"/>
        </w:rPr>
      </w:pPr>
      <w:bookmarkStart w:id="19" w:name="_Toc198834956"/>
      <w:r>
        <w:rPr>
          <w:rFonts w:hint="eastAsia" w:ascii="Times New Roman" w:hAnsi="Times New Roman" w:cs="宋体"/>
          <w:b/>
          <w:bCs w:val="0"/>
          <w:szCs w:val="24"/>
        </w:rPr>
        <w:t>2.2.2 B/S架构简介</w:t>
      </w:r>
      <w:bookmarkEnd w:id="19"/>
    </w:p>
    <w:p w14:paraId="7AF7B5E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B/S架构是因特网计算机技术的发展而产生的，它是指用户端使用浏览器进行界面操作，而业务端则是由服务器端完成，每个服务器都可以和数据库服务器相连</w:t>
      </w:r>
      <w:r>
        <w:rPr>
          <w:rFonts w:hint="eastAsia" w:ascii="Times New Roman" w:hAnsi="Times New Roman" w:cs="宋体"/>
          <w:sz w:val="24"/>
          <w:szCs w:val="24"/>
          <w:vertAlign w:val="superscript"/>
        </w:rPr>
        <w:fldChar w:fldCharType="begin"/>
      </w:r>
      <w:r>
        <w:rPr>
          <w:rFonts w:hint="eastAsia" w:ascii="Times New Roman" w:hAnsi="Times New Roman" w:cs="宋体"/>
          <w:sz w:val="24"/>
          <w:szCs w:val="24"/>
          <w:vertAlign w:val="superscript"/>
        </w:rPr>
        <w:instrText xml:space="preserve"> REF _Ref194407945 \r \h  \* MERGEFORMAT </w:instrText>
      </w:r>
      <w:r>
        <w:rPr>
          <w:rFonts w:hint="eastAsia" w:ascii="Times New Roman" w:hAnsi="Times New Roman" w:cs="宋体"/>
          <w:sz w:val="24"/>
          <w:szCs w:val="24"/>
          <w:vertAlign w:val="superscript"/>
        </w:rPr>
        <w:fldChar w:fldCharType="separate"/>
      </w:r>
      <w:r>
        <w:rPr>
          <w:rFonts w:ascii="Times New Roman" w:hAnsi="Times New Roman" w:cs="宋体"/>
          <w:sz w:val="24"/>
          <w:szCs w:val="24"/>
          <w:vertAlign w:val="superscript"/>
        </w:rPr>
        <w:t>[</w:t>
      </w:r>
      <w:r>
        <w:rPr>
          <w:rFonts w:hint="eastAsia" w:ascii="Times New Roman" w:hAnsi="Times New Roman" w:cs="宋体"/>
          <w:sz w:val="24"/>
          <w:szCs w:val="24"/>
          <w:vertAlign w:val="superscript"/>
        </w:rPr>
        <w:t>19</w:t>
      </w:r>
      <w:r>
        <w:rPr>
          <w:rFonts w:ascii="Times New Roman" w:hAnsi="Times New Roman" w:cs="宋体"/>
          <w:sz w:val="24"/>
          <w:szCs w:val="24"/>
          <w:vertAlign w:val="superscript"/>
        </w:rPr>
        <w:t>]</w:t>
      </w:r>
      <w:r>
        <w:rPr>
          <w:rFonts w:hint="eastAsia" w:ascii="Times New Roman" w:hAnsi="Times New Roman" w:cs="宋体"/>
          <w:sz w:val="24"/>
          <w:szCs w:val="24"/>
          <w:vertAlign w:val="superscript"/>
        </w:rPr>
        <w:fldChar w:fldCharType="end"/>
      </w:r>
      <w:r>
        <w:rPr>
          <w:rFonts w:hint="eastAsia" w:ascii="Times New Roman" w:hAnsi="Times New Roman" w:cs="宋体"/>
          <w:sz w:val="24"/>
          <w:szCs w:val="24"/>
        </w:rPr>
        <w:t>。B/S架构在线考试系统具备维护成本低、客户端无须安装、不限地点、不限设备类型、不限固定人数、防舞弊技术增强等特点，同时也因为疫情原因得到学校广泛推广和使用</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_Ref199778466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[20]</w:t>
      </w:r>
      <w:r>
        <w:rPr>
          <w:rFonts w:ascii="Times New Roman" w:hAnsi="Times New Roman" w:cs="宋体"/>
          <w:sz w:val="24"/>
          <w:szCs w:val="24"/>
          <w:vertAlign w:val="superscript"/>
        </w:rPr>
        <w:fldChar w:fldCharType="end"/>
      </w:r>
      <w:r>
        <w:rPr>
          <w:rFonts w:hint="eastAsia" w:ascii="Times New Roman" w:hAnsi="Times New Roman" w:cs="宋体"/>
          <w:sz w:val="24"/>
          <w:szCs w:val="24"/>
        </w:rPr>
        <w:t>。与传统的C/S模式相比，即Client/Server(客户端/服务器模式)，B/S模式具有占用客户机内存较小、服务端反应迅速、使用灵活方便等特点，其完全能够满足在线考试系统的相关要求，故B/S模式适合开发在线考试系统</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_Ref199778871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[21]</w:t>
      </w:r>
      <w:r>
        <w:rPr>
          <w:rFonts w:ascii="Times New Roman" w:hAnsi="Times New Roman" w:cs="宋体"/>
          <w:sz w:val="24"/>
          <w:szCs w:val="24"/>
          <w:vertAlign w:val="superscript"/>
        </w:rPr>
        <w:fldChar w:fldCharType="end"/>
      </w:r>
      <w:r>
        <w:rPr>
          <w:rFonts w:hint="eastAsia" w:ascii="Times New Roman" w:hAnsi="Times New Roman" w:cs="宋体"/>
          <w:sz w:val="24"/>
          <w:szCs w:val="24"/>
        </w:rPr>
        <w:t>。</w:t>
      </w:r>
    </w:p>
    <w:p w14:paraId="0C09614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B/S架构的主要运行模式如图2-3所示。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9759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EE5302A">
            <w:pPr>
              <w:wordWrap/>
              <w:autoSpaceDE w:val="0"/>
              <w:autoSpaceDN w:val="0"/>
              <w:spacing w:line="500" w:lineRule="exact"/>
              <w:rPr>
                <w:rFonts w:ascii="Times New Roman" w:hAnsi="Times New Roman" w:cs="宋体"/>
                <w:sz w:val="24"/>
                <w:szCs w:val="24"/>
              </w:rPr>
            </w:pPr>
            <w:r>
              <w:rPr>
                <w:rFonts w:ascii="Times New Roman" w:hAnsi="Times New Roman" w:cs="宋体"/>
                <w:sz w:val="24"/>
                <w:szCs w:val="24"/>
              </w:rPr>
              <w:drawing>
                <wp:anchor distT="0" distB="0" distL="114300" distR="114300" simplePos="0" relativeHeight="251667456" behindDoc="0" locked="0" layoutInCell="1" allowOverlap="1">
                  <wp:simplePos x="0" y="0"/>
                  <wp:positionH relativeFrom="column">
                    <wp:posOffset>0</wp:posOffset>
                  </wp:positionH>
                  <wp:positionV relativeFrom="paragraph">
                    <wp:posOffset>-2075180</wp:posOffset>
                  </wp:positionV>
                  <wp:extent cx="5731510" cy="2331085"/>
                  <wp:effectExtent l="0" t="0" r="2540" b="0"/>
                  <wp:wrapTopAndBottom/>
                  <wp:docPr id="1087333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3186"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anchor>
              </w:drawing>
            </w:r>
          </w:p>
        </w:tc>
      </w:tr>
      <w:tr w14:paraId="04262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4F8F4A1F">
            <w:pPr>
              <w:wordWrap/>
              <w:autoSpaceDE w:val="0"/>
              <w:autoSpaceDN w:val="0"/>
              <w:jc w:val="center"/>
              <w:rPr>
                <w:rFonts w:ascii="Times New Roman" w:hAnsi="Times New Roman"/>
                <w:b/>
                <w:bCs/>
              </w:rPr>
            </w:pPr>
            <w:r>
              <w:rPr>
                <w:rFonts w:hint="eastAsia" w:ascii="Times New Roman" w:hAnsi="Times New Roman"/>
                <w:b/>
                <w:bCs/>
              </w:rPr>
              <w:t>图 2-3 B/S架构图</w:t>
            </w:r>
          </w:p>
          <w:p w14:paraId="471B7A0D">
            <w:pPr>
              <w:pStyle w:val="49"/>
              <w:autoSpaceDE w:val="0"/>
              <w:autoSpaceDN w:val="0"/>
              <w:rPr>
                <w:rFonts w:cs="宋体"/>
                <w:sz w:val="24"/>
                <w:szCs w:val="24"/>
              </w:rPr>
            </w:pPr>
            <w:r>
              <w:t>Fig 2-3 B/S architecture diagram</w:t>
            </w:r>
          </w:p>
        </w:tc>
      </w:tr>
    </w:tbl>
    <w:p w14:paraId="4701B9E1">
      <w:pPr>
        <w:pStyle w:val="4"/>
        <w:wordWrap/>
        <w:autoSpaceDE w:val="0"/>
        <w:autoSpaceDN w:val="0"/>
        <w:spacing w:line="360" w:lineRule="auto"/>
        <w:rPr>
          <w:rFonts w:ascii="Times New Roman" w:hAnsi="Times New Roman" w:cs="宋体"/>
          <w:b/>
          <w:bCs w:val="0"/>
          <w:szCs w:val="24"/>
        </w:rPr>
      </w:pPr>
      <w:bookmarkStart w:id="20" w:name="_Toc198834957"/>
      <w:r>
        <w:rPr>
          <w:rFonts w:hint="eastAsia" w:ascii="Times New Roman" w:hAnsi="Times New Roman" w:cs="宋体"/>
          <w:b/>
          <w:bCs w:val="0"/>
          <w:szCs w:val="24"/>
        </w:rPr>
        <w:t>2.2.3 MVC设计模式</w:t>
      </w:r>
      <w:bookmarkEnd w:id="20"/>
    </w:p>
    <w:p w14:paraId="2844C4A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MVC（Model-View-Controller）设计模式因其有效的模块化与解耦特性而在在线考试及智能分析系统的开发中得到了广泛应用。这种模式把应用程序分成模型层、视图层和控制层，能给代码组织出结构化的方式，这既让系统变得更易维护，又减少了功能模块间的依赖。 </w:t>
      </w:r>
    </w:p>
    <w:p w14:paraId="713830CC">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模型层（Model）承担着处理和数据以及业务逻辑有关的各类活动的任务。 在线考试系统里，模型层能对用户信息、考试试题还有成绩等数据的存储与操作加以管理。开发者把数据操作和显示逻辑分开，就能更方便地做数据的增、删、改、查（CRUD）操作了，这使得系统的灵活性和可扩展性得到了提升。模型层还能凭借引入数据访问对象（DAO）模式，进一步提升数据处理的效率和安全性。</w:t>
      </w:r>
    </w:p>
    <w:p w14:paraId="13B4F9EC">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视图层，它对展示用户界面有职责，能提供与用户交互的界面元素。于本系统里，前端运用Vue3框架打造，让开发者能轻松弄出动态的数据驱动视图，把实时的考试信息展示出来并进行交互操作。 图层是独立的，这在用户需求改变的时候，前端的用户体验就能完全由自己来，不受后端服务的限制，能灵活调整。这样一来，后端逻辑一变，就不需要再重新开发前端了，复杂性也就降低了。</w:t>
      </w:r>
    </w:p>
    <w:p w14:paraId="20E4974C">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控制层（Controller），它充当的是模型层和视图层之间的一个中介角色，主要就是接收用户请求，然后调用相应的模型和视图来处理。然后返回处理结果给前端 </w:t>
      </w:r>
    </w:p>
    <w:p w14:paraId="7C8CF9CD">
      <w:pPr>
        <w:pStyle w:val="3"/>
        <w:wordWrap/>
        <w:autoSpaceDE w:val="0"/>
        <w:autoSpaceDN w:val="0"/>
        <w:spacing w:before="0" w:after="0" w:line="360" w:lineRule="auto"/>
        <w:rPr>
          <w:rFonts w:ascii="Times New Roman" w:hAnsi="Times New Roman" w:eastAsia="宋体" w:cs="黑体"/>
          <w:b/>
          <w:bCs w:val="0"/>
          <w:sz w:val="24"/>
          <w:szCs w:val="24"/>
        </w:rPr>
      </w:pPr>
      <w:bookmarkStart w:id="21" w:name="_Toc198834958"/>
      <w:r>
        <w:rPr>
          <w:rFonts w:hint="eastAsia" w:ascii="Times New Roman" w:hAnsi="Times New Roman" w:eastAsia="宋体" w:cs="黑体"/>
          <w:b/>
          <w:bCs w:val="0"/>
          <w:sz w:val="24"/>
          <w:szCs w:val="24"/>
        </w:rPr>
        <w:t>2.3 相关工具介绍</w:t>
      </w:r>
      <w:bookmarkEnd w:id="21"/>
    </w:p>
    <w:p w14:paraId="47581A58">
      <w:pPr>
        <w:pStyle w:val="4"/>
        <w:wordWrap/>
        <w:autoSpaceDE w:val="0"/>
        <w:autoSpaceDN w:val="0"/>
        <w:spacing w:line="360" w:lineRule="auto"/>
        <w:rPr>
          <w:rFonts w:ascii="Times New Roman" w:hAnsi="Times New Roman" w:cs="宋体"/>
          <w:b/>
          <w:bCs w:val="0"/>
          <w:szCs w:val="24"/>
        </w:rPr>
      </w:pPr>
      <w:bookmarkStart w:id="22" w:name="_Toc198834959"/>
      <w:r>
        <w:rPr>
          <w:rFonts w:hint="eastAsia" w:ascii="Times New Roman" w:hAnsi="Times New Roman" w:cs="宋体"/>
          <w:b/>
          <w:bCs w:val="0"/>
          <w:szCs w:val="24"/>
        </w:rPr>
        <w:t>2.3.1 VisualStudioCode</w:t>
      </w:r>
      <w:bookmarkEnd w:id="22"/>
    </w:p>
    <w:p w14:paraId="19F778F7">
      <w:pPr>
        <w:wordWrap/>
        <w:autoSpaceDE w:val="0"/>
        <w:autoSpaceDN w:val="0"/>
        <w:spacing w:line="360" w:lineRule="auto"/>
        <w:ind w:firstLine="482"/>
        <w:rPr>
          <w:rFonts w:ascii="Times New Roman" w:hAnsi="Times New Roman" w:cs="宋体"/>
          <w:sz w:val="24"/>
        </w:rPr>
      </w:pPr>
      <w:r>
        <w:rPr>
          <w:rFonts w:hint="eastAsia" w:ascii="Times New Roman" w:hAnsi="Times New Roman" w:cs="宋体"/>
          <w:sz w:val="24"/>
          <w:szCs w:val="24"/>
        </w:rPr>
        <w:t>Visual Studio Code（简称VS Code）是一种轻量级且功能强大的源代码编辑器，在软件开发领域运用广泛。</w:t>
      </w:r>
    </w:p>
    <w:p w14:paraId="45E84AC9">
      <w:pPr>
        <w:wordWrap/>
        <w:autoSpaceDE w:val="0"/>
        <w:autoSpaceDN w:val="0"/>
        <w:spacing w:line="360" w:lineRule="auto"/>
        <w:ind w:firstLine="482"/>
        <w:rPr>
          <w:rFonts w:ascii="Times New Roman" w:hAnsi="Times New Roman" w:cs="宋体"/>
          <w:sz w:val="24"/>
        </w:rPr>
      </w:pPr>
      <w:r>
        <w:rPr>
          <w:rFonts w:hint="eastAsia" w:ascii="Times New Roman" w:hAnsi="Times New Roman" w:cs="宋体"/>
          <w:sz w:val="24"/>
          <w:szCs w:val="24"/>
        </w:rPr>
        <w:t xml:space="preserve">在系统开发的时候，VS Code的调试功能能有不同的长处。 凭借设定断点、对变量加以监视以及调用堆栈这类调试用具，开发者能实时查看代码运行状况，进而迅速找出问题并加以修改。 对于构建一个前后端交互的系统来说，这可是相当重要的。 特别是在应对复合逻辑以及数据解析这方面，这种调试能力能助力开发人员更清楚地知晓系统运行机制，让系统开发变得更可维护。 </w:t>
      </w:r>
    </w:p>
    <w:p w14:paraId="7B89DD8D">
      <w:pPr>
        <w:pStyle w:val="4"/>
        <w:wordWrap/>
        <w:autoSpaceDE w:val="0"/>
        <w:autoSpaceDN w:val="0"/>
        <w:spacing w:line="360" w:lineRule="auto"/>
        <w:rPr>
          <w:rFonts w:ascii="Times New Roman" w:hAnsi="Times New Roman" w:cs="宋体"/>
          <w:b/>
          <w:bCs w:val="0"/>
          <w:szCs w:val="24"/>
        </w:rPr>
      </w:pPr>
      <w:bookmarkStart w:id="23" w:name="_Toc198834960"/>
      <w:r>
        <w:rPr>
          <w:rFonts w:hint="eastAsia" w:ascii="Times New Roman" w:hAnsi="Times New Roman" w:cs="宋体"/>
          <w:b/>
          <w:bCs w:val="0"/>
          <w:szCs w:val="24"/>
        </w:rPr>
        <w:t>2.3.2 IntelliJIDEA</w:t>
      </w:r>
      <w:bookmarkEnd w:id="23"/>
    </w:p>
    <w:p w14:paraId="730576EF">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在当下的软件开发里，IntelliJ IDEA是集成开发环境，它功能全面，用户体验也很好，所以被Java开发者当作首选工具。其设计理念既重视代码编写与调试，也全面优化开发流程效率。它借助智能化的代码补全、重构工具，还有强大的调试与版本控制集成，这不但让开发者工作效率提高了，也让代码的可维护性和可读性增强了。</w:t>
      </w:r>
    </w:p>
    <w:p w14:paraId="33B0B3D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该IDE的重构工具是代码优化提供了有力保证的。优化函数与类的结构，能提升代码执行效率，改善代码可读性和灵活性，利于团队成员协作。</w:t>
      </w:r>
    </w:p>
    <w:p w14:paraId="1CEF690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IntelliJ IDEA和版本控制系统能无缝集成，这简化了版本管理操作。开发者能于 IDE 环境里直接搞版本提交、分支管理还有合并操作，特别是在处理好多开发者一起搞的项目时，能保证代码协调又一致。 </w:t>
      </w:r>
    </w:p>
    <w:p w14:paraId="279C7D3F">
      <w:pPr>
        <w:pStyle w:val="4"/>
        <w:wordWrap/>
        <w:autoSpaceDE w:val="0"/>
        <w:autoSpaceDN w:val="0"/>
        <w:spacing w:line="360" w:lineRule="auto"/>
        <w:rPr>
          <w:rFonts w:ascii="Times New Roman" w:hAnsi="Times New Roman" w:cs="宋体"/>
          <w:b/>
          <w:bCs w:val="0"/>
          <w:szCs w:val="24"/>
        </w:rPr>
      </w:pPr>
      <w:bookmarkStart w:id="24" w:name="_Toc198834961"/>
      <w:r>
        <w:rPr>
          <w:rFonts w:hint="eastAsia" w:ascii="Times New Roman" w:hAnsi="Times New Roman" w:cs="宋体"/>
          <w:b/>
          <w:bCs w:val="0"/>
          <w:szCs w:val="24"/>
        </w:rPr>
        <w:t>2.3.3 NavicatPremium</w:t>
      </w:r>
      <w:bookmarkEnd w:id="24"/>
    </w:p>
    <w:p w14:paraId="397D959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在现代数据库管理领域，高效的数据处理和分析能力是确保在线考试及智能分析系统成功实施的关键。Navicat Premium这般的数据库管理与开发工具，功能多样，界面还比较友好，所以在让数据库设计与维护更方便上，表现可不错。 </w:t>
      </w:r>
    </w:p>
    <w:p w14:paraId="21E12C3C">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Navicat Premium 提供了直观的图形用户界面，这让数据库的设计与管理变得更简单高效。用户能够拖拽以创建、修改和删除数据表，还能够定义表之间的关系。这种视觉化的操作方式大大降低了用户构建数据库时的专业知识门槛。非技术背景的用户也能快速上手。 </w:t>
      </w:r>
    </w:p>
    <w:p w14:paraId="566AB3DE">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Navicat Premium拥有多数据库支持这一特性，能让用户同时连接、管理多种数据库，像MySQL、PostgreSQL、SQLite之类的。 </w:t>
      </w:r>
    </w:p>
    <w:p w14:paraId="56831CB8">
      <w:pPr>
        <w:pStyle w:val="4"/>
        <w:wordWrap/>
        <w:autoSpaceDE w:val="0"/>
        <w:autoSpaceDN w:val="0"/>
        <w:spacing w:line="360" w:lineRule="auto"/>
        <w:rPr>
          <w:rFonts w:ascii="Times New Roman" w:hAnsi="Times New Roman" w:cs="宋体"/>
          <w:b/>
          <w:bCs w:val="0"/>
          <w:szCs w:val="24"/>
        </w:rPr>
      </w:pPr>
      <w:bookmarkStart w:id="25" w:name="_Toc198834962"/>
      <w:r>
        <w:rPr>
          <w:rFonts w:hint="eastAsia" w:ascii="Times New Roman" w:hAnsi="Times New Roman" w:cs="宋体"/>
          <w:b/>
          <w:bCs w:val="0"/>
          <w:szCs w:val="24"/>
        </w:rPr>
        <w:t>2.3.4 Apifox</w:t>
      </w:r>
      <w:bookmarkEnd w:id="25"/>
    </w:p>
    <w:p w14:paraId="7EF1AD36">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在当下软件开发里，API（应用程序编程接口）是系统组件间的核心接口。 在好多API管理工具里，Apifox靠着便捷的使用体验还有强大的功能支持，成了开发在线考试和智能分析系统的关键工具之一。Apifox 支持 API 的定义与测试，还有版本管理、团队协作和文档生成等不少功能，这可以很好地契合开发者对 API 管理的多样需求。</w:t>
      </w:r>
    </w:p>
    <w:p w14:paraId="188EDFD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Apifox提供了API的定义功能，这能让开发团队依据“开放API规范（OpenAPI Specification, OAS）”以及“图形化界面”，迅速构建与维护API文档。凭借图形化界面的引导，开发者能够直观地定义API端点、请求参数还有响应格式。这能减少沟通成本，提升开发效率。</w:t>
      </w:r>
    </w:p>
    <w:p w14:paraId="3C2CF75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Apifox 的 API 测试功能能达成一种挺高效的好验证办法。 其可使开发者于不同环境里对API予以精确测试，从而保证功能正确且稳定。</w:t>
      </w:r>
    </w:p>
    <w:p w14:paraId="2418C69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br w:type="page"/>
      </w:r>
    </w:p>
    <w:p w14:paraId="6586E1AC">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26" w:name="_Toc198834963"/>
      <w:r>
        <w:rPr>
          <w:rFonts w:hint="eastAsia" w:ascii="Times New Roman" w:hAnsi="Times New Roman" w:eastAsia="宋体"/>
          <w:b/>
          <w:bCs w:val="0"/>
          <w:sz w:val="24"/>
          <w:szCs w:val="24"/>
        </w:rPr>
        <w:t>第3章 系统分析</w:t>
      </w:r>
      <w:bookmarkEnd w:id="26"/>
    </w:p>
    <w:p w14:paraId="028C6F63">
      <w:pPr>
        <w:pStyle w:val="3"/>
        <w:wordWrap/>
        <w:autoSpaceDE w:val="0"/>
        <w:autoSpaceDN w:val="0"/>
        <w:spacing w:before="0" w:after="0" w:line="360" w:lineRule="auto"/>
        <w:rPr>
          <w:rFonts w:ascii="Times New Roman" w:hAnsi="Times New Roman" w:eastAsia="宋体" w:cs="黑体"/>
          <w:b/>
          <w:bCs w:val="0"/>
          <w:sz w:val="24"/>
          <w:szCs w:val="24"/>
        </w:rPr>
      </w:pPr>
      <w:bookmarkStart w:id="27" w:name="_Toc198834964"/>
      <w:r>
        <w:rPr>
          <w:rFonts w:hint="eastAsia" w:ascii="Times New Roman" w:hAnsi="Times New Roman" w:eastAsia="宋体" w:cs="黑体"/>
          <w:b/>
          <w:bCs w:val="0"/>
          <w:sz w:val="24"/>
          <w:szCs w:val="24"/>
        </w:rPr>
        <w:t>3.1可行性分析</w:t>
      </w:r>
      <w:bookmarkEnd w:id="27"/>
    </w:p>
    <w:p w14:paraId="6099CBA8">
      <w:pPr>
        <w:pStyle w:val="3"/>
        <w:wordWrap/>
        <w:autoSpaceDE w:val="0"/>
        <w:autoSpaceDN w:val="0"/>
        <w:spacing w:before="0" w:after="0" w:line="360" w:lineRule="auto"/>
        <w:rPr>
          <w:rFonts w:ascii="Times New Roman" w:hAnsi="Times New Roman" w:eastAsia="宋体" w:cs="黑体"/>
          <w:b/>
          <w:bCs w:val="0"/>
          <w:sz w:val="24"/>
          <w:szCs w:val="24"/>
        </w:rPr>
      </w:pPr>
      <w:bookmarkStart w:id="28" w:name="_Toc198834965"/>
      <w:r>
        <w:rPr>
          <w:rFonts w:hint="eastAsia" w:ascii="Times New Roman" w:hAnsi="Times New Roman" w:eastAsia="宋体" w:cs="黑体"/>
          <w:b/>
          <w:bCs w:val="0"/>
          <w:sz w:val="24"/>
          <w:szCs w:val="24"/>
        </w:rPr>
        <w:t>3.1.1 技术可行性</w:t>
      </w:r>
      <w:bookmarkEnd w:id="28"/>
    </w:p>
    <w:p w14:paraId="0726C9B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本系统采用</w:t>
      </w:r>
      <w:r>
        <w:rPr>
          <w:rFonts w:ascii="Times New Roman" w:hAnsi="Times New Roman" w:cs="宋体"/>
          <w:sz w:val="24"/>
          <w:szCs w:val="24"/>
        </w:rPr>
        <w:t>B/S</w:t>
      </w:r>
      <w:r>
        <w:rPr>
          <w:rFonts w:hint="eastAsia" w:ascii="Times New Roman" w:hAnsi="Times New Roman" w:cs="宋体"/>
          <w:sz w:val="24"/>
          <w:szCs w:val="24"/>
        </w:rPr>
        <w:t>架构，基于</w:t>
      </w:r>
      <w:r>
        <w:rPr>
          <w:rFonts w:ascii="Times New Roman" w:hAnsi="Times New Roman" w:cs="宋体"/>
          <w:sz w:val="24"/>
          <w:szCs w:val="24"/>
        </w:rPr>
        <w:t>Vue.js+Element UI</w:t>
      </w:r>
      <w:r>
        <w:rPr>
          <w:rFonts w:hint="eastAsia" w:ascii="Times New Roman" w:hAnsi="Times New Roman" w:cs="宋体"/>
          <w:sz w:val="24"/>
          <w:szCs w:val="24"/>
        </w:rPr>
        <w:t>的前端框架与</w:t>
      </w:r>
      <w:r>
        <w:rPr>
          <w:rFonts w:ascii="Times New Roman" w:hAnsi="Times New Roman" w:cs="宋体"/>
          <w:sz w:val="24"/>
          <w:szCs w:val="24"/>
        </w:rPr>
        <w:t>Spring Boot</w:t>
      </w:r>
      <w:r>
        <w:rPr>
          <w:rFonts w:hint="eastAsia" w:ascii="Times New Roman" w:hAnsi="Times New Roman" w:cs="宋体"/>
          <w:sz w:val="24"/>
          <w:szCs w:val="24"/>
        </w:rPr>
        <w:t>后端框架进行开发，技术路线成熟稳定。系统核心功能模块包括：用户认证与管理、在线考试、自动评分、数据分析及可视化展示等，这些功能在现有技术条件下均可实现。其中，智能分析模块利用</w:t>
      </w:r>
      <w:r>
        <w:rPr>
          <w:rFonts w:ascii="Times New Roman" w:hAnsi="Times New Roman" w:cs="宋体"/>
          <w:sz w:val="24"/>
          <w:szCs w:val="24"/>
        </w:rPr>
        <w:t>ECharts</w:t>
      </w:r>
      <w:r>
        <w:rPr>
          <w:rFonts w:hint="eastAsia" w:ascii="Times New Roman" w:hAnsi="Times New Roman" w:cs="宋体"/>
          <w:sz w:val="24"/>
          <w:szCs w:val="24"/>
        </w:rPr>
        <w:t>实现多维数据可视化，能够直观展示学生知识点掌握情况。数据库选用</w:t>
      </w:r>
      <w:r>
        <w:rPr>
          <w:rFonts w:ascii="Times New Roman" w:hAnsi="Times New Roman" w:cs="宋体"/>
          <w:sz w:val="24"/>
          <w:szCs w:val="24"/>
        </w:rPr>
        <w:t>MySQL</w:t>
      </w:r>
      <w:r>
        <w:rPr>
          <w:rFonts w:hint="eastAsia" w:ascii="Times New Roman" w:hAnsi="Times New Roman" w:cs="宋体"/>
          <w:sz w:val="24"/>
          <w:szCs w:val="24"/>
        </w:rPr>
        <w:t>关系型数据库，满足数据存储与查询需求。整体技术架构经过验证，开发风险可控。</w:t>
      </w:r>
    </w:p>
    <w:p w14:paraId="76147E17">
      <w:pPr>
        <w:pStyle w:val="3"/>
        <w:wordWrap/>
        <w:autoSpaceDE w:val="0"/>
        <w:autoSpaceDN w:val="0"/>
        <w:spacing w:before="0" w:after="0" w:line="360" w:lineRule="auto"/>
        <w:rPr>
          <w:rFonts w:ascii="Times New Roman" w:hAnsi="Times New Roman" w:eastAsia="宋体" w:cs="黑体"/>
          <w:b/>
          <w:bCs w:val="0"/>
          <w:sz w:val="24"/>
          <w:szCs w:val="24"/>
        </w:rPr>
      </w:pPr>
      <w:bookmarkStart w:id="29" w:name="_Toc198834966"/>
      <w:r>
        <w:rPr>
          <w:rFonts w:ascii="Times New Roman" w:hAnsi="Times New Roman" w:eastAsia="宋体" w:cs="黑体"/>
          <w:b/>
          <w:bCs w:val="0"/>
          <w:sz w:val="24"/>
          <w:szCs w:val="24"/>
        </w:rPr>
        <w:t xml:space="preserve">3.1.2 </w:t>
      </w:r>
      <w:r>
        <w:rPr>
          <w:rFonts w:hint="eastAsia" w:ascii="Times New Roman" w:hAnsi="Times New Roman" w:eastAsia="宋体" w:cs="黑体"/>
          <w:b/>
          <w:bCs w:val="0"/>
          <w:sz w:val="24"/>
          <w:szCs w:val="24"/>
        </w:rPr>
        <w:t>社会可行性</w:t>
      </w:r>
      <w:bookmarkEnd w:id="29"/>
    </w:p>
    <w:p w14:paraId="0B361CB0">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系统符合教育信息化2.0行动计划要求，</w:t>
      </w:r>
      <w:r>
        <w:rPr>
          <w:rFonts w:hint="eastAsia" w:ascii="Times New Roman" w:hAnsi="Times New Roman" w:cs="宋体"/>
          <w:sz w:val="24"/>
          <w:szCs w:val="24"/>
        </w:rPr>
        <w:t>可以</w:t>
      </w:r>
      <w:r>
        <w:rPr>
          <w:rFonts w:ascii="Times New Roman" w:hAnsi="Times New Roman" w:cs="宋体"/>
          <w:sz w:val="24"/>
          <w:szCs w:val="24"/>
        </w:rPr>
        <w:t>有效解决传统考试效率低下、数据分析滞后等问题。疫情期间在线教育需求激增，本系统支持远程考试和自动分析，具有现实应用价值。系统设计注重隐私保护，所有敏感数据加密存储，符合《个人信息保护法》要求，社会接受度高。</w:t>
      </w:r>
    </w:p>
    <w:p w14:paraId="35F747CE">
      <w:pPr>
        <w:pStyle w:val="3"/>
        <w:wordWrap/>
        <w:autoSpaceDE w:val="0"/>
        <w:autoSpaceDN w:val="0"/>
        <w:spacing w:before="0" w:after="0" w:line="360" w:lineRule="auto"/>
        <w:rPr>
          <w:rFonts w:ascii="Times New Roman" w:hAnsi="Times New Roman" w:eastAsia="宋体" w:cs="黑体"/>
          <w:b/>
          <w:bCs w:val="0"/>
          <w:sz w:val="24"/>
          <w:szCs w:val="24"/>
        </w:rPr>
      </w:pPr>
      <w:bookmarkStart w:id="30" w:name="_Toc198834967"/>
      <w:r>
        <w:rPr>
          <w:rFonts w:hint="eastAsia" w:ascii="Times New Roman" w:hAnsi="Times New Roman" w:eastAsia="宋体" w:cs="黑体"/>
          <w:b/>
          <w:bCs w:val="0"/>
          <w:sz w:val="24"/>
          <w:szCs w:val="24"/>
        </w:rPr>
        <w:t>3.1.3 经济可行性</w:t>
      </w:r>
      <w:bookmarkEnd w:id="30"/>
    </w:p>
    <w:p w14:paraId="6A8A88B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系统开发采用开源技术栈，大幅降低软件授权成本。硬件方面，普通服务器即可满足中小规模部署需求，初期投入约</w:t>
      </w:r>
      <w:r>
        <w:rPr>
          <w:rFonts w:ascii="Times New Roman" w:hAnsi="Times New Roman" w:cs="宋体"/>
          <w:sz w:val="24"/>
          <w:szCs w:val="24"/>
        </w:rPr>
        <w:t>2-3</w:t>
      </w:r>
      <w:r>
        <w:rPr>
          <w:rFonts w:hint="eastAsia" w:ascii="Times New Roman" w:hAnsi="Times New Roman" w:cs="宋体"/>
          <w:sz w:val="24"/>
          <w:szCs w:val="24"/>
        </w:rPr>
        <w:t>万元。系统上线后可替代传统纸质考试，每年节省印刷、阅卷等人工成本约</w:t>
      </w:r>
      <w:r>
        <w:rPr>
          <w:rFonts w:ascii="Times New Roman" w:hAnsi="Times New Roman" w:cs="宋体"/>
          <w:sz w:val="24"/>
          <w:szCs w:val="24"/>
        </w:rPr>
        <w:t>5-8</w:t>
      </w:r>
      <w:r>
        <w:rPr>
          <w:rFonts w:hint="eastAsia" w:ascii="Times New Roman" w:hAnsi="Times New Roman" w:cs="宋体"/>
          <w:sz w:val="24"/>
          <w:szCs w:val="24"/>
        </w:rPr>
        <w:t>万元。通过智能化分析功能，教师工作效率可提升</w:t>
      </w:r>
      <w:r>
        <w:rPr>
          <w:rFonts w:ascii="Times New Roman" w:hAnsi="Times New Roman" w:cs="宋体"/>
          <w:sz w:val="24"/>
          <w:szCs w:val="24"/>
        </w:rPr>
        <w:t>40%</w:t>
      </w:r>
      <w:r>
        <w:rPr>
          <w:rFonts w:hint="eastAsia" w:ascii="Times New Roman" w:hAnsi="Times New Roman" w:cs="宋体"/>
          <w:sz w:val="24"/>
          <w:szCs w:val="24"/>
        </w:rPr>
        <w:t>以上，学生复习针对性增强，预计可使班级平均成绩提升</w:t>
      </w:r>
      <w:r>
        <w:rPr>
          <w:rFonts w:ascii="Times New Roman" w:hAnsi="Times New Roman" w:cs="宋体"/>
          <w:sz w:val="24"/>
          <w:szCs w:val="24"/>
        </w:rPr>
        <w:t>10%-15%</w:t>
      </w:r>
      <w:r>
        <w:rPr>
          <w:rFonts w:hint="eastAsia" w:ascii="Times New Roman" w:hAnsi="Times New Roman" w:cs="宋体"/>
          <w:sz w:val="24"/>
          <w:szCs w:val="24"/>
        </w:rPr>
        <w:t>。投资回收期约</w:t>
      </w:r>
      <w:r>
        <w:rPr>
          <w:rFonts w:ascii="Times New Roman" w:hAnsi="Times New Roman" w:cs="宋体"/>
          <w:sz w:val="24"/>
          <w:szCs w:val="24"/>
        </w:rPr>
        <w:t>1</w:t>
      </w:r>
      <w:r>
        <w:rPr>
          <w:rFonts w:hint="eastAsia" w:ascii="Times New Roman" w:hAnsi="Times New Roman" w:cs="宋体"/>
          <w:sz w:val="24"/>
          <w:szCs w:val="24"/>
        </w:rPr>
        <w:t>年，具有较好的经济效益。</w:t>
      </w:r>
    </w:p>
    <w:p w14:paraId="5FAAECDA">
      <w:pPr>
        <w:wordWrap/>
        <w:autoSpaceDE w:val="0"/>
        <w:autoSpaceDN w:val="0"/>
        <w:spacing w:line="360" w:lineRule="auto"/>
        <w:ind w:firstLine="482"/>
        <w:rPr>
          <w:rFonts w:ascii="Times New Roman" w:hAnsi="Times New Roman" w:cs="宋体"/>
          <w:b/>
          <w:bCs/>
          <w:sz w:val="24"/>
          <w:szCs w:val="24"/>
        </w:rPr>
      </w:pPr>
      <w:r>
        <w:rPr>
          <w:rFonts w:ascii="Times New Roman" w:hAnsi="Times New Roman" w:cs="宋体"/>
          <w:sz w:val="24"/>
          <w:szCs w:val="24"/>
        </w:rPr>
        <w:t>总体而言，在线考试及智能分析系统建设方案切实可行，预期效益显著，具有重要的推广价值。该系统的实施将有效推动学校教育信息化进程，为提升教学质量和管理效率提供有力支撑。</w:t>
      </w:r>
    </w:p>
    <w:p w14:paraId="3B4D5F62">
      <w:pPr>
        <w:pStyle w:val="3"/>
        <w:wordWrap/>
        <w:autoSpaceDE w:val="0"/>
        <w:autoSpaceDN w:val="0"/>
        <w:spacing w:before="0" w:after="0" w:line="360" w:lineRule="auto"/>
        <w:rPr>
          <w:rFonts w:ascii="Times New Roman" w:hAnsi="Times New Roman" w:eastAsia="宋体" w:cs="黑体"/>
          <w:b/>
          <w:bCs w:val="0"/>
          <w:sz w:val="24"/>
          <w:szCs w:val="24"/>
        </w:rPr>
      </w:pPr>
      <w:bookmarkStart w:id="31" w:name="_Toc198834968"/>
      <w:r>
        <w:rPr>
          <w:rFonts w:hint="eastAsia" w:ascii="Times New Roman" w:hAnsi="Times New Roman" w:eastAsia="宋体" w:cs="黑体"/>
          <w:b/>
          <w:bCs w:val="0"/>
          <w:sz w:val="24"/>
          <w:szCs w:val="24"/>
        </w:rPr>
        <w:t>3.2 需求分析</w:t>
      </w:r>
      <w:bookmarkEnd w:id="31"/>
    </w:p>
    <w:p w14:paraId="2250F391">
      <w:pPr>
        <w:pStyle w:val="3"/>
        <w:wordWrap/>
        <w:autoSpaceDE w:val="0"/>
        <w:autoSpaceDN w:val="0"/>
        <w:spacing w:before="0" w:after="0" w:line="360" w:lineRule="auto"/>
        <w:rPr>
          <w:rFonts w:ascii="Times New Roman" w:hAnsi="Times New Roman" w:eastAsia="宋体" w:cs="黑体"/>
          <w:b/>
          <w:bCs w:val="0"/>
          <w:sz w:val="24"/>
          <w:szCs w:val="24"/>
        </w:rPr>
      </w:pPr>
      <w:bookmarkStart w:id="32" w:name="_Toc198834969"/>
      <w:r>
        <w:rPr>
          <w:rFonts w:hint="eastAsia" w:ascii="Times New Roman" w:hAnsi="Times New Roman" w:eastAsia="宋体" w:cs="黑体"/>
          <w:b/>
          <w:bCs w:val="0"/>
          <w:sz w:val="24"/>
          <w:szCs w:val="24"/>
        </w:rPr>
        <w:t>3.2.1 功能需求</w:t>
      </w:r>
      <w:bookmarkEnd w:id="32"/>
    </w:p>
    <w:p w14:paraId="169CC7A9">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线考试及智能分析系统分为学生端、教师端、管理员端。共用一个登录功能，用户可以选择账号、密码、选择登录身份，点击登录跳转到对应端，也可以选择输入手机号、获取验证码、选择登录身份跳转到对应端。</w:t>
      </w:r>
    </w:p>
    <w:p w14:paraId="17A46AE6">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（1）学生端主要有以下功能。</w:t>
      </w:r>
    </w:p>
    <w:p w14:paraId="19A5BE7E">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我的考试，用户登录学生端首先跳转到我的考试界面，在该界面有和自己关联的考试列表，考试列表可选全部、未开始、进行中、已结束，点击考试列表里的考试进入考试详情页面，考试详情页面包括试题详情（包括各个题型数量、总分），点击开始答题进入答题界面，题型共有单选题、多选题、判断题、填空题、简答题、应用题六种题型，点击提交，答题完成等待老师批阅，返回我的考试界面。</w:t>
      </w:r>
    </w:p>
    <w:p w14:paraId="06899F7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成绩详情，点击成绩详情显示成绩列表，显示考试日期，考试科目，考试分数，是否及格。点击其中某个成绩进入考试试题详情页面，显示作答情况包括是否正确，考试作答，正确答案，解析。</w:t>
      </w:r>
    </w:p>
    <w:p w14:paraId="68B6B0AD">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智能分析，点击智能分析进入智能分析页面，选择科目进行智能分析，智能分析页面包括成绩分析、考试分析、知识点分析三种。</w:t>
      </w:r>
    </w:p>
    <w:p w14:paraId="14A25205">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成绩分析分为考试记录、班级评分等级分布、各题型得分率排行。考试记录包含考试次数、历史最高分、历史最低分、平均分、评分等级（优秀、良好、中等、及格、不及格），还有用折线图显示历史成绩趋势；班级评分等级分布用饼图显示班级各个成员的评分等级，分析自己在班级的一个水平（上等、中上等、中等、中下等、下等）；各题型得分率排行用柱状图统计所有考试数据对各个题型的一个得分率进行排行，找出自己在哪一个题型应该要加强训练，对该题型进行强化巩固。</w:t>
      </w:r>
    </w:p>
    <w:p w14:paraId="4751DD8C">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分析分为考试题型分析、考试难度分析、章节薄弱点分析。考试试题型分析,根据科目选择一门考试记录，统计改门考试各个题型的题目数量，题型总分，获得分数，得分率，然后通过点击生成ai智能分析报告分析各题型表现，找出薄弱题型，对考生进行一个分析建议；考试难度分析根据科目选择一门考试记录，统计该门考试各个试题难度的题目数量，总分，获得分数，得分率，然后通过点击生成ai智能分析报告分析考试难度，各试题难度的掌握程度，对考生的一个分析建议，训练重点；章节薄弱点分析根据科目选择一门考试记录，然后用饼图显示本次考试中，试题所属章节占比情况，用雷达图显示本次考试中试题所属章节得分率，然后通过点击生成ai智能分析报告分析本次考试中各个章节的考试情况，得分表现，找出薄弱章节知识点，强化相关训练，对考生进行一个分析建议。</w:t>
      </w:r>
    </w:p>
    <w:p w14:paraId="7EFE6E1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知识点分析分为知识点掌握程度分析，生成ai智能分析报告。知识点掌握程度分析根据科目统计该科目所有考试中所包含的各个章节的知识点的一个知识点名称、所属章节、累计答题数量、错题数量、得分率、错题率、掌握程度，让考试了解考试过的每一个知识点的掌握程度；ai智能分析报告通过统计的科目各个章节的知识点的一个数据，分析找出薄弱知识点，为考试提供个性化建议。</w:t>
      </w:r>
    </w:p>
    <w:p w14:paraId="01D1FAC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错题本，点击错题本进入错题本页面，该页面通过选择课程，展示这门课程考试的一个错题情况，显示每个错题的一个错题内容，题型，累计答错数量，答案和解析。</w:t>
      </w:r>
    </w:p>
    <w:p w14:paraId="6F8EE53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我的信息，点击我的信息进入我的信息界面，我的信息界面展示学生的学号，姓名、性别、学院、专业、班级、联系电话、邮箱、身份证号。联系电话、邮箱和身份证号可由学生自由修改。</w:t>
      </w:r>
    </w:p>
    <w:p w14:paraId="57FCFE1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考生用例图如图3-1所示。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22AB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5" w:hRule="atLeast"/>
        </w:trPr>
        <w:tc>
          <w:tcPr>
            <w:tcW w:w="5000" w:type="pct"/>
          </w:tcPr>
          <w:p w14:paraId="1FABF034">
            <w:pPr>
              <w:wordWrap/>
              <w:autoSpaceDE w:val="0"/>
              <w:autoSpaceDN w:val="0"/>
              <w:spacing w:line="500" w:lineRule="exact"/>
              <w:rPr>
                <w:rFonts w:ascii="Times New Roman" w:hAnsi="Times New Roman" w:cs="宋体"/>
                <w:sz w:val="24"/>
                <w:szCs w:val="24"/>
              </w:rPr>
            </w:pPr>
            <w:r>
              <w:rPr>
                <w:rFonts w:hint="eastAsia" w:ascii="Times New Roman" w:hAnsi="Times New Roman" w:cs="宋体"/>
                <w:sz w:val="24"/>
                <w:szCs w:val="24"/>
              </w:rPr>
              <w:drawing>
                <wp:anchor distT="0" distB="0" distL="114300" distR="114300" simplePos="0" relativeHeight="251663360" behindDoc="0" locked="0" layoutInCell="1" allowOverlap="1">
                  <wp:simplePos x="0" y="0"/>
                  <wp:positionH relativeFrom="margin">
                    <wp:align>center</wp:align>
                  </wp:positionH>
                  <wp:positionV relativeFrom="margin">
                    <wp:align>center</wp:align>
                  </wp:positionV>
                  <wp:extent cx="4538345" cy="2809240"/>
                  <wp:effectExtent l="0" t="0" r="0" b="0"/>
                  <wp:wrapSquare wrapText="bothSides"/>
                  <wp:docPr id="19936354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5428" name="图片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38345" cy="2809240"/>
                          </a:xfrm>
                          <a:prstGeom prst="rect">
                            <a:avLst/>
                          </a:prstGeom>
                        </pic:spPr>
                      </pic:pic>
                    </a:graphicData>
                  </a:graphic>
                </wp:anchor>
              </w:drawing>
            </w:r>
          </w:p>
        </w:tc>
      </w:tr>
      <w:tr w14:paraId="7FEEE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 w:hRule="atLeast"/>
        </w:trPr>
        <w:tc>
          <w:tcPr>
            <w:tcW w:w="5000" w:type="pct"/>
          </w:tcPr>
          <w:p w14:paraId="5AE5F884">
            <w:pPr>
              <w:wordWrap/>
              <w:autoSpaceDE w:val="0"/>
              <w:autoSpaceDN w:val="0"/>
              <w:jc w:val="center"/>
              <w:rPr>
                <w:rFonts w:ascii="Times New Roman" w:hAnsi="Times New Roman"/>
                <w:b/>
                <w:bCs/>
              </w:rPr>
            </w:pPr>
            <w:r>
              <w:rPr>
                <w:rFonts w:hint="eastAsia" w:ascii="Times New Roman" w:hAnsi="Times New Roman"/>
                <w:b/>
                <w:bCs/>
              </w:rPr>
              <w:t>图 3-1 考生用例图</w:t>
            </w:r>
          </w:p>
          <w:p w14:paraId="437BD032">
            <w:pPr>
              <w:pStyle w:val="49"/>
              <w:autoSpaceDE w:val="0"/>
              <w:autoSpaceDN w:val="0"/>
              <w:rPr>
                <w:rFonts w:cs="宋体"/>
                <w:sz w:val="24"/>
                <w:szCs w:val="24"/>
              </w:rPr>
            </w:pPr>
            <w:r>
              <w:t>Fig 3-1 Candidate Use Case Diagram</w:t>
            </w:r>
          </w:p>
        </w:tc>
      </w:tr>
    </w:tbl>
    <w:p w14:paraId="0BD6F99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（2）教师端主要有以下功能。</w:t>
      </w:r>
    </w:p>
    <w:p w14:paraId="5131213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班级管理，展示教师自己所管理的班级信息。</w:t>
      </w:r>
    </w:p>
    <w:p w14:paraId="64D335C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学生管理，展示教师自己所管理的班级学生信息。查看学生成绩，可以通过筛选科目，考试名称精确查找考生成绩。</w:t>
      </w:r>
    </w:p>
    <w:p w14:paraId="15C22EF8">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考试管理，组织考试选择考试科目，各题型数量、难度、考试时间自动生成考试试卷。批改试卷：选择科目、试卷名筛选试卷对未批改的试卷进行批阅。</w:t>
      </w:r>
    </w:p>
    <w:p w14:paraId="55908B4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题库管理，题库列表查看题库信息，可以通过课程，题型筛选题库信息。添加题目，手动创编单选题、多选题、判断题、填空题、简答题、应用题。</w:t>
      </w:r>
    </w:p>
    <w:p w14:paraId="253B081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智能分析，分为个人薄弱知识点分析，班级薄弱知识点分析。个人薄弱知识点分析通过选择科目、班级、学生对个人薄弱知识点进行一个分析，用柱状图显示学生在该科目得分率最少的八个知识点，并用列表呈现知识点名称、所属章节、累计答题数、错题数、得分率、错题率。 班级薄弱知识点分析通过选择科目、班级，用柱状图显示班级整体在该科目平均得分率最少的八个知识点，并用列表呈现知识点名称，所属章节、班级累计答题数、班级错题数、班级平均得分率、班级平均错题率。</w:t>
      </w:r>
    </w:p>
    <w:p w14:paraId="64B14AA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教师用例图如图3-2所示。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23F2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008966F3">
            <w:pPr>
              <w:wordWrap/>
              <w:autoSpaceDE w:val="0"/>
              <w:autoSpaceDN w:val="0"/>
              <w:spacing w:line="360" w:lineRule="auto"/>
              <w:rPr>
                <w:rFonts w:ascii="Times New Roman" w:hAnsi="Times New Roman" w:cs="宋体"/>
                <w:sz w:val="24"/>
                <w:szCs w:val="24"/>
              </w:rPr>
            </w:pPr>
            <w:r>
              <w:rPr>
                <w:rFonts w:hint="eastAsia" w:ascii="Times New Roman" w:hAnsi="Times New Roman" w:cs="宋体"/>
                <w:sz w:val="24"/>
                <w:szCs w:val="24"/>
              </w:rPr>
              <w:drawing>
                <wp:anchor distT="0" distB="0" distL="114300" distR="114300" simplePos="0" relativeHeight="251668480" behindDoc="0" locked="0" layoutInCell="1" allowOverlap="1">
                  <wp:simplePos x="0" y="0"/>
                  <wp:positionH relativeFrom="margin">
                    <wp:align>center</wp:align>
                  </wp:positionH>
                  <wp:positionV relativeFrom="margin">
                    <wp:align>center</wp:align>
                  </wp:positionV>
                  <wp:extent cx="5128895" cy="2649855"/>
                  <wp:effectExtent l="0" t="0" r="0" b="0"/>
                  <wp:wrapTopAndBottom/>
                  <wp:docPr id="1314226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6656" name="图片 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28895" cy="2649855"/>
                          </a:xfrm>
                          <a:prstGeom prst="rect">
                            <a:avLst/>
                          </a:prstGeom>
                        </pic:spPr>
                      </pic:pic>
                    </a:graphicData>
                  </a:graphic>
                </wp:anchor>
              </w:drawing>
            </w:r>
          </w:p>
        </w:tc>
      </w:tr>
      <w:tr w14:paraId="1D43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3B78C88E">
            <w:pPr>
              <w:wordWrap/>
              <w:autoSpaceDE w:val="0"/>
              <w:autoSpaceDN w:val="0"/>
              <w:jc w:val="center"/>
              <w:rPr>
                <w:rFonts w:ascii="Times New Roman" w:hAnsi="Times New Roman"/>
                <w:b/>
                <w:bCs/>
              </w:rPr>
            </w:pPr>
            <w:r>
              <w:rPr>
                <w:rFonts w:hint="eastAsia" w:ascii="Times New Roman" w:hAnsi="Times New Roman"/>
                <w:b/>
                <w:bCs/>
              </w:rPr>
              <w:t>图 3-2 教师用例图</w:t>
            </w:r>
          </w:p>
          <w:p w14:paraId="23B2CBDD">
            <w:pPr>
              <w:pStyle w:val="49"/>
              <w:autoSpaceDE w:val="0"/>
              <w:autoSpaceDN w:val="0"/>
              <w:rPr>
                <w:rFonts w:cs="宋体"/>
                <w:sz w:val="24"/>
                <w:szCs w:val="24"/>
              </w:rPr>
            </w:pPr>
            <w:r>
              <w:t>Fig 3-2 Teacher Use Case Diagram</w:t>
            </w:r>
          </w:p>
        </w:tc>
      </w:tr>
    </w:tbl>
    <w:p w14:paraId="452C2DF8">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（3）管理员端主要有以下功能。</w:t>
      </w:r>
    </w:p>
    <w:p w14:paraId="4AEC4C6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属性管理，对学院、专业、课程、章节、知识点的一个增删改查。</w:t>
      </w:r>
    </w:p>
    <w:p w14:paraId="663ACB13">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班级管理，班级列表展示班级编号、班级名称、年级、所属专业、学生数量、班主任姓名，对班级的增删改查。</w:t>
      </w:r>
    </w:p>
    <w:p w14:paraId="788D8DB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用户管理，对教师和学生的一个增删改查。</w:t>
      </w:r>
    </w:p>
    <w:p w14:paraId="6981877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题库管理，题库列表查看题库信息，可以通过课程，题型筛选题库信息。添加题目，手动创编单选题、多选题、判断题、填空题、简答题、应用题。</w:t>
      </w:r>
    </w:p>
    <w:p w14:paraId="29366A59">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考试管理，组织考试，选择考试科目，各题型数量、难度、考试时间自动生成考试试卷。批改试卷：选择科目、试卷名筛选试卷对未批改的试卷进行批阅。</w:t>
      </w:r>
    </w:p>
    <w:p w14:paraId="279A9FD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智能分析，分为个人薄弱知识点分析，班级薄弱知识点分析。个人薄弱知识点分析通过选择科目、班级、学生对个人薄弱知识点进行一个分析，用柱状图显示学生在该科目得分率最少的八个知识点，并用列表呈现知识点名称、所属章节、累计答题数、错题数、得分率、错题率。 班级薄弱知识点分析通过选择科目、班级，用柱状图显示班级整体在该科目平均得分率最少的八个知识点，并用列表呈现知识点名称，所属章节、班级累计答题数、班级错题数、班级平均得分率、班级平均错题率。</w:t>
      </w:r>
    </w:p>
    <w:p w14:paraId="71F1D357">
      <w:pPr>
        <w:wordWrap/>
        <w:autoSpaceDE w:val="0"/>
        <w:autoSpaceDN w:val="0"/>
        <w:spacing w:line="360" w:lineRule="auto"/>
        <w:ind w:firstLine="420"/>
        <w:rPr>
          <w:rFonts w:ascii="Times New Roman" w:hAnsi="Times New Roman" w:cs="宋体"/>
          <w:sz w:val="24"/>
          <w:szCs w:val="24"/>
        </w:rPr>
      </w:pPr>
      <w:r>
        <w:rPr>
          <w:rFonts w:hint="eastAsia" w:ascii="Times New Roman" w:hAnsi="Times New Roman" w:cs="宋体"/>
          <w:sz w:val="24"/>
          <w:szCs w:val="24"/>
        </w:rPr>
        <w:t>管理员用例图如图3-3所示。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9A05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65459635">
            <w:pPr>
              <w:wordWrap/>
              <w:autoSpaceDE w:val="0"/>
              <w:autoSpaceDN w:val="0"/>
              <w:spacing w:line="360" w:lineRule="auto"/>
              <w:rPr>
                <w:rFonts w:ascii="Times New Roman" w:hAnsi="Times New Roman" w:cs="宋体"/>
                <w:sz w:val="24"/>
                <w:szCs w:val="24"/>
              </w:rPr>
            </w:pPr>
            <w:r>
              <w:rPr>
                <w:rFonts w:hint="eastAsia" w:ascii="Times New Roman" w:hAnsi="Times New Roman" w:cs="宋体"/>
                <w:sz w:val="24"/>
                <w:szCs w:val="24"/>
              </w:rPr>
              <w:drawing>
                <wp:anchor distT="0" distB="0" distL="114300" distR="114300" simplePos="0" relativeHeight="251669504" behindDoc="0" locked="0" layoutInCell="1" allowOverlap="1">
                  <wp:simplePos x="0" y="0"/>
                  <wp:positionH relativeFrom="margin">
                    <wp:posOffset>704850</wp:posOffset>
                  </wp:positionH>
                  <wp:positionV relativeFrom="margin">
                    <wp:posOffset>0</wp:posOffset>
                  </wp:positionV>
                  <wp:extent cx="4138295" cy="3002915"/>
                  <wp:effectExtent l="0" t="0" r="0" b="0"/>
                  <wp:wrapSquare wrapText="bothSides"/>
                  <wp:docPr id="4035531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53183" name="图片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8295" cy="3002915"/>
                          </a:xfrm>
                          <a:prstGeom prst="rect">
                            <a:avLst/>
                          </a:prstGeom>
                        </pic:spPr>
                      </pic:pic>
                    </a:graphicData>
                  </a:graphic>
                </wp:anchor>
              </w:drawing>
            </w:r>
          </w:p>
        </w:tc>
      </w:tr>
      <w:tr w14:paraId="10B24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6E15B37">
            <w:pPr>
              <w:wordWrap/>
              <w:autoSpaceDE w:val="0"/>
              <w:autoSpaceDN w:val="0"/>
              <w:spacing w:line="360" w:lineRule="auto"/>
              <w:jc w:val="center"/>
              <w:rPr>
                <w:rFonts w:ascii="Times New Roman" w:hAnsi="Times New Roman"/>
                <w:b/>
                <w:bCs/>
              </w:rPr>
            </w:pPr>
            <w:r>
              <w:rPr>
                <w:rFonts w:hint="eastAsia" w:ascii="Times New Roman" w:hAnsi="Times New Roman"/>
                <w:b/>
                <w:bCs/>
              </w:rPr>
              <w:t>图 3-3 管理员用例图</w:t>
            </w:r>
          </w:p>
          <w:p w14:paraId="1E752FAA">
            <w:pPr>
              <w:pStyle w:val="49"/>
              <w:autoSpaceDE w:val="0"/>
              <w:autoSpaceDN w:val="0"/>
              <w:rPr>
                <w:rFonts w:cs="宋体"/>
                <w:sz w:val="24"/>
                <w:szCs w:val="24"/>
              </w:rPr>
            </w:pPr>
            <w:r>
              <w:t>Fig 3-3 Administrator Use Case Diagram</w:t>
            </w:r>
          </w:p>
        </w:tc>
      </w:tr>
    </w:tbl>
    <w:p w14:paraId="229BE0DB">
      <w:pPr>
        <w:pStyle w:val="3"/>
        <w:wordWrap/>
        <w:autoSpaceDE w:val="0"/>
        <w:autoSpaceDN w:val="0"/>
        <w:spacing w:before="0" w:after="0" w:line="360" w:lineRule="auto"/>
        <w:rPr>
          <w:rFonts w:ascii="Times New Roman" w:hAnsi="Times New Roman" w:eastAsia="宋体" w:cs="黑体"/>
          <w:b/>
          <w:bCs w:val="0"/>
          <w:sz w:val="24"/>
          <w:szCs w:val="24"/>
        </w:rPr>
      </w:pPr>
      <w:bookmarkStart w:id="33" w:name="_Toc198834970"/>
      <w:r>
        <w:rPr>
          <w:rFonts w:hint="eastAsia" w:ascii="Times New Roman" w:hAnsi="Times New Roman" w:eastAsia="宋体" w:cs="黑体"/>
          <w:b/>
          <w:bCs w:val="0"/>
          <w:sz w:val="24"/>
          <w:szCs w:val="24"/>
        </w:rPr>
        <w:t>3.2.2 非功能需求</w:t>
      </w:r>
      <w:bookmarkEnd w:id="33"/>
    </w:p>
    <w:p w14:paraId="510E05A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性能需求在系统设计里是必不可少的。系统得有高吞吐量与低延迟的特点，这样才能在高并发用户访问的时候让系统平稳运行。 这表明系统架构于设计时得把负载均衡、缓存机制以及数据库优化这些技术手段考虑进去。相关研究数据显示，系统得严格控制用户请求响应时间在200毫秒以内，这样才能保证用户体验不受影响。</w:t>
      </w:r>
    </w:p>
    <w:p w14:paraId="21FAC3B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安全性需求也是系统设计的关键要素。考虑到考试数据对安全而言敏感，系统得实施不少安全防护措施，像身份验证、授权机制、数据加密还有安全审计的。</w:t>
      </w:r>
    </w:p>
    <w:p w14:paraId="2C31F461">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在设计系统时，可扩展性需求是充分考虑的长远目标。在教育环境持续改变的大背景下，系统得有能接受未来增长和功能更新的能力。 这能够凭借模块化设计达成，从而让系统在用户数量增多时不费力气地拓展。 </w:t>
      </w:r>
    </w:p>
    <w:p w14:paraId="137904FB">
      <w:pPr>
        <w:pStyle w:val="3"/>
        <w:wordWrap/>
        <w:autoSpaceDE w:val="0"/>
        <w:autoSpaceDN w:val="0"/>
        <w:spacing w:before="0" w:after="0" w:line="360" w:lineRule="auto"/>
        <w:rPr>
          <w:rFonts w:ascii="Times New Roman" w:hAnsi="Times New Roman" w:eastAsia="宋体" w:cs="黑体"/>
          <w:b/>
          <w:bCs w:val="0"/>
          <w:sz w:val="24"/>
          <w:szCs w:val="24"/>
        </w:rPr>
      </w:pPr>
      <w:bookmarkStart w:id="34" w:name="_Toc198834971"/>
      <w:r>
        <w:rPr>
          <w:rFonts w:hint="eastAsia" w:ascii="Times New Roman" w:hAnsi="Times New Roman" w:eastAsia="宋体" w:cs="黑体"/>
          <w:b/>
          <w:bCs w:val="0"/>
          <w:sz w:val="24"/>
          <w:szCs w:val="24"/>
        </w:rPr>
        <w:t>3.3 在线考试及智能分析系统数据流图</w:t>
      </w:r>
      <w:bookmarkEnd w:id="34"/>
    </w:p>
    <w:p w14:paraId="24C0DF90">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 xml:space="preserve">在“在线考试及智能分析系统”里，数据流图（DFD）是个重要的工具，它能帮助我们搞清楚系统里数据的流动与处理。在数据流图里，每个模块都以处理节点来表示，数据在模块间流动时则用箭头来体现。对方分析这些数据流，咱就能辨别出系统的输入、输出还有内部处理逻辑，进而让在线考试的效率变好，智能分析的准确性也能提高。 </w:t>
      </w:r>
    </w:p>
    <w:p w14:paraId="164D4AA4">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系统顶层数据流图如下图所示。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4AE49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2E353951">
            <w:pPr>
              <w:wordWrap/>
              <w:autoSpaceDE w:val="0"/>
              <w:autoSpaceDN w:val="0"/>
              <w:spacing w:line="500" w:lineRule="exact"/>
              <w:rPr>
                <w:rFonts w:ascii="Times New Roman" w:hAnsi="Times New Roman" w:cs="宋体"/>
                <w:sz w:val="24"/>
              </w:rPr>
            </w:pPr>
            <w:r>
              <w:rPr>
                <w:rFonts w:ascii="Times New Roman" w:hAnsi="Times New Roman" w:cs="宋体"/>
                <w:sz w:val="24"/>
              </w:rPr>
              <w:drawing>
                <wp:anchor distT="0" distB="0" distL="114300" distR="114300" simplePos="0" relativeHeight="251665408" behindDoc="0" locked="0" layoutInCell="1" allowOverlap="1">
                  <wp:simplePos x="0" y="0"/>
                  <wp:positionH relativeFrom="margin">
                    <wp:align>center</wp:align>
                  </wp:positionH>
                  <wp:positionV relativeFrom="margin">
                    <wp:align>center</wp:align>
                  </wp:positionV>
                  <wp:extent cx="4566920" cy="1711960"/>
                  <wp:effectExtent l="0" t="0" r="5080" b="2540"/>
                  <wp:wrapSquare wrapText="bothSides"/>
                  <wp:docPr id="2052127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7438"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66920" cy="1711960"/>
                          </a:xfrm>
                          <a:prstGeom prst="rect">
                            <a:avLst/>
                          </a:prstGeom>
                        </pic:spPr>
                      </pic:pic>
                    </a:graphicData>
                  </a:graphic>
                </wp:anchor>
              </w:drawing>
            </w:r>
          </w:p>
        </w:tc>
      </w:tr>
      <w:tr w14:paraId="54560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3E02E124">
            <w:pPr>
              <w:wordWrap/>
              <w:autoSpaceDE w:val="0"/>
              <w:autoSpaceDN w:val="0"/>
              <w:jc w:val="center"/>
              <w:rPr>
                <w:rFonts w:ascii="Times New Roman" w:hAnsi="Times New Roman"/>
                <w:b/>
                <w:bCs/>
              </w:rPr>
            </w:pPr>
            <w:r>
              <w:rPr>
                <w:rFonts w:hint="eastAsia" w:ascii="Times New Roman" w:hAnsi="Times New Roman"/>
                <w:b/>
                <w:bCs/>
              </w:rPr>
              <w:t>图 3-4 顶层数据流图</w:t>
            </w:r>
          </w:p>
          <w:p w14:paraId="0F83F4E1">
            <w:pPr>
              <w:pStyle w:val="49"/>
              <w:autoSpaceDE w:val="0"/>
              <w:autoSpaceDN w:val="0"/>
              <w:rPr>
                <w:rFonts w:cs="宋体"/>
                <w:sz w:val="24"/>
              </w:rPr>
            </w:pPr>
            <w:r>
              <w:t>Fig 3-4 Top level Data Flow Diagram</w:t>
            </w:r>
          </w:p>
        </w:tc>
      </w:tr>
    </w:tbl>
    <w:p w14:paraId="02EBF5A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系统底层数据流图如下图所示。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43"/>
      </w:tblGrid>
      <w:tr w14:paraId="71417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 w:hRule="atLeast"/>
        </w:trPr>
        <w:tc>
          <w:tcPr>
            <w:tcW w:w="9143" w:type="dxa"/>
          </w:tcPr>
          <w:p w14:paraId="313C4C22">
            <w:pPr>
              <w:tabs>
                <w:tab w:val="left" w:pos="1530"/>
              </w:tabs>
              <w:wordWrap/>
              <w:autoSpaceDE w:val="0"/>
              <w:autoSpaceDN w:val="0"/>
              <w:spacing w:line="500" w:lineRule="exact"/>
              <w:rPr>
                <w:rFonts w:ascii="Times New Roman" w:hAnsi="Times New Roman"/>
                <w:b/>
                <w:bCs/>
              </w:rPr>
            </w:pPr>
            <w:r>
              <w:rPr>
                <w:rFonts w:ascii="Times New Roman" w:hAnsi="Times New Roman" w:cs="宋体"/>
                <w:sz w:val="24"/>
              </w:rPr>
              <w:drawing>
                <wp:anchor distT="0" distB="0" distL="114300" distR="114300" simplePos="0" relativeHeight="251666432" behindDoc="0" locked="0" layoutInCell="1" allowOverlap="1">
                  <wp:simplePos x="0" y="0"/>
                  <wp:positionH relativeFrom="margin">
                    <wp:align>center</wp:align>
                  </wp:positionH>
                  <wp:positionV relativeFrom="margin">
                    <wp:align>center</wp:align>
                  </wp:positionV>
                  <wp:extent cx="5043170" cy="3208020"/>
                  <wp:effectExtent l="0" t="0" r="5080" b="0"/>
                  <wp:wrapSquare wrapText="bothSides"/>
                  <wp:docPr id="163141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2007"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3170" cy="3208020"/>
                          </a:xfrm>
                          <a:prstGeom prst="rect">
                            <a:avLst/>
                          </a:prstGeom>
                        </pic:spPr>
                      </pic:pic>
                    </a:graphicData>
                  </a:graphic>
                </wp:anchor>
              </w:drawing>
            </w:r>
          </w:p>
        </w:tc>
      </w:tr>
      <w:tr w14:paraId="21B3B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 w:hRule="atLeast"/>
        </w:trPr>
        <w:tc>
          <w:tcPr>
            <w:tcW w:w="9143" w:type="dxa"/>
          </w:tcPr>
          <w:p w14:paraId="76BA475C">
            <w:pPr>
              <w:wordWrap/>
              <w:autoSpaceDE w:val="0"/>
              <w:autoSpaceDN w:val="0"/>
              <w:spacing w:line="500" w:lineRule="exact"/>
              <w:jc w:val="center"/>
              <w:rPr>
                <w:rFonts w:ascii="Times New Roman" w:hAnsi="Times New Roman"/>
                <w:b/>
                <w:bCs/>
              </w:rPr>
            </w:pPr>
            <w:r>
              <w:rPr>
                <w:rFonts w:hint="eastAsia" w:ascii="Times New Roman" w:hAnsi="Times New Roman"/>
                <w:b/>
                <w:bCs/>
              </w:rPr>
              <w:t>图 3-5 底层数据流图</w:t>
            </w:r>
          </w:p>
          <w:p w14:paraId="63507C0C">
            <w:pPr>
              <w:pStyle w:val="49"/>
              <w:autoSpaceDE w:val="0"/>
              <w:autoSpaceDN w:val="0"/>
              <w:rPr>
                <w:rFonts w:hint="eastAsia"/>
              </w:rPr>
            </w:pPr>
            <w:r>
              <w:t>Fig 3-5 Bottom level Data Flow Diagram</w:t>
            </w:r>
          </w:p>
        </w:tc>
      </w:tr>
    </w:tbl>
    <w:p w14:paraId="4A1AB2BF">
      <w:r>
        <w:br w:type="page"/>
      </w:r>
    </w:p>
    <w:p w14:paraId="6F3CCA1B">
      <w:pPr>
        <w:pStyle w:val="2"/>
        <w:wordWrap/>
        <w:autoSpaceDE w:val="0"/>
        <w:autoSpaceDN w:val="0"/>
        <w:spacing w:before="156" w:beforeLines="50" w:after="156" w:afterLines="50" w:line="360" w:lineRule="auto"/>
        <w:rPr>
          <w:rFonts w:ascii="Times New Roman" w:hAnsi="Times New Roman" w:eastAsia="宋体" w:cs="宋体"/>
          <w:b/>
          <w:sz w:val="24"/>
          <w:szCs w:val="24"/>
        </w:rPr>
      </w:pPr>
      <w:bookmarkStart w:id="35" w:name="_Toc198834972"/>
      <w:r>
        <w:rPr>
          <w:rFonts w:hint="eastAsia" w:ascii="Times New Roman" w:hAnsi="Times New Roman" w:eastAsia="宋体" w:cs="宋体"/>
          <w:b/>
          <w:bCs w:val="0"/>
          <w:sz w:val="24"/>
          <w:szCs w:val="24"/>
        </w:rPr>
        <w:t>第4章 系统设计</w:t>
      </w:r>
      <w:bookmarkEnd w:id="35"/>
    </w:p>
    <w:p w14:paraId="0A226480">
      <w:pPr>
        <w:pStyle w:val="3"/>
        <w:wordWrap/>
        <w:autoSpaceDE w:val="0"/>
        <w:autoSpaceDN w:val="0"/>
        <w:spacing w:before="0" w:after="0" w:line="360" w:lineRule="auto"/>
        <w:rPr>
          <w:rFonts w:ascii="Times New Roman" w:hAnsi="Times New Roman" w:eastAsia="宋体" w:cs="黑体"/>
          <w:b/>
          <w:bCs w:val="0"/>
          <w:sz w:val="24"/>
          <w:szCs w:val="24"/>
        </w:rPr>
      </w:pPr>
      <w:bookmarkStart w:id="36" w:name="_Toc198834973"/>
      <w:r>
        <w:rPr>
          <w:rFonts w:hint="eastAsia" w:ascii="Times New Roman" w:hAnsi="Times New Roman" w:eastAsia="宋体" w:cs="黑体"/>
          <w:b/>
          <w:bCs w:val="0"/>
          <w:sz w:val="24"/>
          <w:szCs w:val="24"/>
        </w:rPr>
        <w:t>4.1 系统架构设计</w:t>
      </w:r>
      <w:bookmarkEnd w:id="36"/>
    </w:p>
    <w:p w14:paraId="64762B2F">
      <w:pPr>
        <w:pStyle w:val="3"/>
        <w:wordWrap/>
        <w:autoSpaceDE w:val="0"/>
        <w:autoSpaceDN w:val="0"/>
        <w:spacing w:before="0" w:after="0" w:line="360" w:lineRule="auto"/>
        <w:rPr>
          <w:rFonts w:ascii="Times New Roman" w:hAnsi="Times New Roman" w:eastAsia="宋体" w:cs="黑体"/>
          <w:b/>
          <w:bCs w:val="0"/>
          <w:sz w:val="24"/>
          <w:szCs w:val="24"/>
        </w:rPr>
      </w:pPr>
      <w:bookmarkStart w:id="37" w:name="_Toc198834974"/>
      <w:r>
        <w:rPr>
          <w:rFonts w:hint="eastAsia" w:ascii="Times New Roman" w:hAnsi="Times New Roman" w:eastAsia="宋体" w:cs="黑体"/>
          <w:b/>
          <w:bCs w:val="0"/>
          <w:sz w:val="24"/>
          <w:szCs w:val="24"/>
        </w:rPr>
        <w:t>4.1.1 在线考试及智能分析系统模块划分</w:t>
      </w:r>
      <w:bookmarkEnd w:id="37"/>
    </w:p>
    <w:p w14:paraId="24639C1E">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如今信息技术发展迅猛，在线考试和智能分析系统就是为提供一套高效、公正且智能化的评估工具，来满足教育领域，特别是远程教育的需求。就这个系统的需求加以分析以及系统的设计来说，特别是模块化设计的架构，对系统的整体效率还有用户体验有较大影响。 模块化设计既利于功能分层与管理，还可让系统维护和升级更简便。</w:t>
      </w:r>
    </w:p>
    <w:p w14:paraId="1C68EFE9">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在线考试系统主要功能模块如图4-1所示。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654D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00C87C4A">
            <w:pPr>
              <w:wordWrap/>
              <w:autoSpaceDE w:val="0"/>
              <w:autoSpaceDN w:val="0"/>
              <w:spacing w:line="500" w:lineRule="exact"/>
              <w:rPr>
                <w:rFonts w:ascii="Times New Roman" w:hAnsi="Times New Roman" w:cs="宋体"/>
                <w:sz w:val="24"/>
                <w:szCs w:val="24"/>
              </w:rPr>
            </w:pPr>
            <w:r>
              <w:rPr>
                <w:rFonts w:ascii="Times New Roman" w:hAnsi="Times New Roman" w:cs="宋体"/>
                <w:sz w:val="24"/>
                <w:szCs w:val="24"/>
              </w:rPr>
              <w:drawing>
                <wp:anchor distT="0" distB="0" distL="114300" distR="114300" simplePos="0" relativeHeight="251686912" behindDoc="0" locked="0" layoutInCell="1" allowOverlap="1">
                  <wp:simplePos x="0" y="0"/>
                  <wp:positionH relativeFrom="margin">
                    <wp:align>center</wp:align>
                  </wp:positionH>
                  <wp:positionV relativeFrom="margin">
                    <wp:align>center</wp:align>
                  </wp:positionV>
                  <wp:extent cx="4486275" cy="2292350"/>
                  <wp:effectExtent l="0" t="0" r="9525" b="0"/>
                  <wp:wrapSquare wrapText="bothSides"/>
                  <wp:docPr id="614958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8870" name="图片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6275" cy="2292350"/>
                          </a:xfrm>
                          <a:prstGeom prst="rect">
                            <a:avLst/>
                          </a:prstGeom>
                        </pic:spPr>
                      </pic:pic>
                    </a:graphicData>
                  </a:graphic>
                </wp:anchor>
              </w:drawing>
            </w:r>
          </w:p>
        </w:tc>
      </w:tr>
      <w:tr w14:paraId="6232B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ED5E2ED">
            <w:pPr>
              <w:wordWrap/>
              <w:autoSpaceDE w:val="0"/>
              <w:autoSpaceDN w:val="0"/>
              <w:jc w:val="center"/>
              <w:rPr>
                <w:rFonts w:ascii="Times New Roman" w:hAnsi="Times New Roman"/>
                <w:b/>
                <w:bCs/>
              </w:rPr>
            </w:pPr>
            <w:r>
              <w:rPr>
                <w:rFonts w:hint="eastAsia" w:ascii="Times New Roman" w:hAnsi="Times New Roman"/>
                <w:b/>
                <w:bCs/>
              </w:rPr>
              <w:t>图 4-1 在线考试及智能分析系统功能模块图</w:t>
            </w:r>
          </w:p>
          <w:p w14:paraId="0E6F62EC">
            <w:pPr>
              <w:pStyle w:val="49"/>
              <w:autoSpaceDE w:val="0"/>
              <w:autoSpaceDN w:val="0"/>
              <w:rPr>
                <w:rFonts w:cs="宋体"/>
                <w:sz w:val="24"/>
                <w:szCs w:val="24"/>
              </w:rPr>
            </w:pPr>
            <w:r>
              <w:t>Fig 4-1 Functional Module Diagram of Online Examination and Intelligent Analysis System</w:t>
            </w:r>
          </w:p>
        </w:tc>
      </w:tr>
    </w:tbl>
    <w:p w14:paraId="4ECEE1FB">
      <w:pPr>
        <w:pStyle w:val="3"/>
        <w:wordWrap/>
        <w:autoSpaceDE w:val="0"/>
        <w:autoSpaceDN w:val="0"/>
        <w:spacing w:before="0" w:after="0" w:line="360" w:lineRule="auto"/>
        <w:rPr>
          <w:rFonts w:ascii="Times New Roman" w:hAnsi="Times New Roman" w:eastAsia="宋体" w:cs="黑体"/>
          <w:b/>
          <w:bCs w:val="0"/>
          <w:sz w:val="24"/>
          <w:szCs w:val="24"/>
        </w:rPr>
      </w:pPr>
      <w:bookmarkStart w:id="38" w:name="_Toc198834975"/>
      <w:r>
        <w:rPr>
          <w:rFonts w:hint="eastAsia" w:ascii="Times New Roman" w:hAnsi="Times New Roman" w:eastAsia="宋体" w:cs="黑体"/>
          <w:b/>
          <w:bCs w:val="0"/>
          <w:sz w:val="24"/>
          <w:szCs w:val="24"/>
        </w:rPr>
        <w:t>4.2 数据库设计</w:t>
      </w:r>
      <w:bookmarkEnd w:id="38"/>
    </w:p>
    <w:p w14:paraId="71C03272">
      <w:pPr>
        <w:pStyle w:val="3"/>
        <w:wordWrap/>
        <w:autoSpaceDE w:val="0"/>
        <w:autoSpaceDN w:val="0"/>
        <w:spacing w:before="0" w:after="0" w:line="360" w:lineRule="auto"/>
        <w:rPr>
          <w:rFonts w:ascii="Times New Roman" w:hAnsi="Times New Roman" w:eastAsia="宋体" w:cs="黑体"/>
          <w:b/>
          <w:bCs w:val="0"/>
          <w:sz w:val="24"/>
          <w:szCs w:val="24"/>
        </w:rPr>
      </w:pPr>
      <w:bookmarkStart w:id="39" w:name="_Toc198834976"/>
      <w:r>
        <w:rPr>
          <w:rFonts w:hint="eastAsia" w:ascii="Times New Roman" w:hAnsi="Times New Roman" w:eastAsia="宋体" w:cs="黑体"/>
          <w:b/>
          <w:bCs w:val="0"/>
          <w:sz w:val="24"/>
          <w:szCs w:val="24"/>
        </w:rPr>
        <w:t>4.2.1 数据库概念结构设计</w:t>
      </w:r>
      <w:bookmarkEnd w:id="39"/>
    </w:p>
    <w:p w14:paraId="6ED923F4">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在系统分析与设计的前期阶段，数据库的概念设计旨在规划出符合需求的数据库实体结构</w:t>
      </w:r>
      <w:r>
        <w:rPr>
          <w:rFonts w:ascii="Times New Roman" w:hAnsi="Times New Roman" w:cs="宋体"/>
          <w:sz w:val="24"/>
          <w:szCs w:val="24"/>
          <w:vertAlign w:val="superscript"/>
        </w:rPr>
        <w:fldChar w:fldCharType="begin"/>
      </w:r>
      <w:r>
        <w:rPr>
          <w:rFonts w:ascii="Times New Roman" w:hAnsi="Times New Roman" w:cs="宋体"/>
          <w:sz w:val="24"/>
          <w:szCs w:val="24"/>
          <w:vertAlign w:val="superscript"/>
        </w:rPr>
        <w:instrText xml:space="preserve"> </w:instrText>
      </w:r>
      <w:r>
        <w:rPr>
          <w:rFonts w:hint="eastAsia" w:ascii="Times New Roman" w:hAnsi="Times New Roman" w:cs="宋体"/>
          <w:sz w:val="24"/>
          <w:szCs w:val="24"/>
          <w:vertAlign w:val="superscript"/>
        </w:rPr>
        <w:instrText xml:space="preserve">REF _Ref199779448 \r \h</w:instrText>
      </w:r>
      <w:r>
        <w:rPr>
          <w:rFonts w:ascii="Times New Roman" w:hAnsi="Times New Roman" w:cs="宋体"/>
          <w:sz w:val="24"/>
          <w:szCs w:val="24"/>
          <w:vertAlign w:val="superscript"/>
        </w:rPr>
        <w:instrText xml:space="preserve">  \* MERGEFORMAT </w:instrText>
      </w:r>
      <w:r>
        <w:rPr>
          <w:rFonts w:ascii="Times New Roman" w:hAnsi="Times New Roman" w:cs="宋体"/>
          <w:sz w:val="24"/>
          <w:szCs w:val="24"/>
          <w:vertAlign w:val="superscript"/>
        </w:rPr>
        <w:fldChar w:fldCharType="separate"/>
      </w:r>
      <w:r>
        <w:rPr>
          <w:rFonts w:ascii="Times New Roman" w:hAnsi="Times New Roman" w:cs="宋体"/>
          <w:sz w:val="24"/>
          <w:szCs w:val="24"/>
          <w:vertAlign w:val="superscript"/>
        </w:rPr>
        <w:t>[22]</w:t>
      </w:r>
      <w:r>
        <w:rPr>
          <w:rFonts w:ascii="Times New Roman" w:hAnsi="Times New Roman" w:cs="宋体"/>
          <w:sz w:val="24"/>
          <w:szCs w:val="24"/>
          <w:vertAlign w:val="superscript"/>
        </w:rPr>
        <w:fldChar w:fldCharType="end"/>
      </w:r>
      <w:r>
        <w:rPr>
          <w:rFonts w:hint="eastAsia" w:ascii="Times New Roman" w:hAnsi="Times New Roman" w:cs="宋体"/>
          <w:sz w:val="24"/>
          <w:szCs w:val="24"/>
        </w:rPr>
        <w:t>。通过前面需求，可以知道，用户包含管理员、教师和学生，用户属性包括姓名、性别、联系电话、和密码，教师有额外的属性工号和职务，学生也有额外的属性学号和班级，所以可以通过给用户实体添加一个额外的属性“用户类型”来区分管理员、教师、学生，教师和学生单独划分一个实体。通过属性管理可以分析出还具有学院、专业、课程、章节、知识点等实体。通过考试管理可以分析出还具有试卷、成绩、考试记录等实体。通过题库管理可以分析出还具有试题实体，通过班级管理可以分析出还有班级实体。班级和试卷之间关联着考试实体，试卷和试题之间关联试卷试题实体，所以本在线考试及智能分析系统共有15个实体。</w:t>
      </w:r>
    </w:p>
    <w:p w14:paraId="1B453B68">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学生实体的属性主要有学号、班级、用户编号，如图4-2所示。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5C6A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A04D0AF">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95104" behindDoc="0" locked="0" layoutInCell="1" allowOverlap="1">
                  <wp:simplePos x="0" y="0"/>
                  <wp:positionH relativeFrom="margin">
                    <wp:align>center</wp:align>
                  </wp:positionH>
                  <wp:positionV relativeFrom="margin">
                    <wp:align>center</wp:align>
                  </wp:positionV>
                  <wp:extent cx="2209165" cy="1590675"/>
                  <wp:effectExtent l="0" t="0" r="635" b="9525"/>
                  <wp:wrapSquare wrapText="bothSides"/>
                  <wp:docPr id="623669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9083" name="图片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09165" cy="1590675"/>
                          </a:xfrm>
                          <a:prstGeom prst="rect">
                            <a:avLst/>
                          </a:prstGeom>
                        </pic:spPr>
                      </pic:pic>
                    </a:graphicData>
                  </a:graphic>
                </wp:anchor>
              </w:drawing>
            </w:r>
            <w:r>
              <w:rPr>
                <w:rFonts w:ascii="Times New Roman" w:hAnsi="Times New Roman"/>
              </w:rPr>
              <w:t xml:space="preserve"> </w:t>
            </w:r>
          </w:p>
        </w:tc>
      </w:tr>
      <w:tr w14:paraId="3E638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207ACB0D">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4-2 学生实体</w:t>
            </w:r>
          </w:p>
          <w:p w14:paraId="21CC86FE">
            <w:pPr>
              <w:pStyle w:val="49"/>
              <w:autoSpaceDE w:val="0"/>
              <w:autoSpaceDN w:val="0"/>
              <w:rPr>
                <w:rFonts w:cs="宋体"/>
                <w:sz w:val="24"/>
                <w:szCs w:val="24"/>
              </w:rPr>
            </w:pPr>
            <w:r>
              <w:t xml:space="preserve">Fig 4-2 Student </w:t>
            </w:r>
            <w:r>
              <w:rPr>
                <w:rFonts w:hint="eastAsia"/>
              </w:rPr>
              <w:t>E</w:t>
            </w:r>
            <w:r>
              <w:t>ntity</w:t>
            </w:r>
          </w:p>
        </w:tc>
      </w:tr>
    </w:tbl>
    <w:p w14:paraId="0C20359C">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教师实体主要有工号、职务等属性，如图4-3所示。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A25D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AB5590B">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96128" behindDoc="0" locked="0" layoutInCell="1" allowOverlap="1">
                  <wp:simplePos x="0" y="0"/>
                  <wp:positionH relativeFrom="margin">
                    <wp:align>center</wp:align>
                  </wp:positionH>
                  <wp:positionV relativeFrom="margin">
                    <wp:align>center</wp:align>
                  </wp:positionV>
                  <wp:extent cx="2370455" cy="2033270"/>
                  <wp:effectExtent l="0" t="0" r="0" b="5080"/>
                  <wp:wrapSquare wrapText="bothSides"/>
                  <wp:docPr id="310927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7530"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70455" cy="2033270"/>
                          </a:xfrm>
                          <a:prstGeom prst="rect">
                            <a:avLst/>
                          </a:prstGeom>
                        </pic:spPr>
                      </pic:pic>
                    </a:graphicData>
                  </a:graphic>
                </wp:anchor>
              </w:drawing>
            </w:r>
            <w:r>
              <w:rPr>
                <w:rFonts w:ascii="Times New Roman" w:hAnsi="Times New Roman"/>
              </w:rPr>
              <w:t xml:space="preserve"> </w:t>
            </w:r>
          </w:p>
        </w:tc>
      </w:tr>
      <w:tr w14:paraId="340CD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09B8F807">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4-3 教师实体</w:t>
            </w:r>
          </w:p>
          <w:p w14:paraId="180FDFE4">
            <w:pPr>
              <w:pStyle w:val="49"/>
              <w:autoSpaceDE w:val="0"/>
              <w:autoSpaceDN w:val="0"/>
              <w:rPr>
                <w:rFonts w:cs="宋体"/>
                <w:sz w:val="24"/>
                <w:szCs w:val="24"/>
              </w:rPr>
            </w:pPr>
            <w:r>
              <w:t xml:space="preserve">Fig 4-3 Teacher </w:t>
            </w:r>
            <w:r>
              <w:rPr>
                <w:rFonts w:hint="eastAsia"/>
              </w:rPr>
              <w:t>E</w:t>
            </w:r>
            <w:r>
              <w:t>ntity</w:t>
            </w:r>
          </w:p>
        </w:tc>
      </w:tr>
    </w:tbl>
    <w:p w14:paraId="6C5D4851">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用户实体主要有姓名、性别、联系电话、密码、用户类型等属性，如图4-4所示。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5846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51AC40FD">
            <w:pPr>
              <w:pStyle w:val="38"/>
              <w:tabs>
                <w:tab w:val="left" w:pos="720"/>
              </w:tabs>
              <w:wordWrap/>
              <w:autoSpaceDE w:val="0"/>
              <w:autoSpaceDN w:val="0"/>
              <w:spacing w:line="360" w:lineRule="auto"/>
              <w:ind w:left="1429"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94080" behindDoc="0" locked="0" layoutInCell="1" allowOverlap="1">
                  <wp:simplePos x="0" y="0"/>
                  <wp:positionH relativeFrom="margin">
                    <wp:align>center</wp:align>
                  </wp:positionH>
                  <wp:positionV relativeFrom="margin">
                    <wp:align>center</wp:align>
                  </wp:positionV>
                  <wp:extent cx="2364740" cy="3057525"/>
                  <wp:effectExtent l="0" t="0" r="0" b="9525"/>
                  <wp:wrapSquare wrapText="bothSides"/>
                  <wp:docPr id="525425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5407"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64740" cy="3057525"/>
                          </a:xfrm>
                          <a:prstGeom prst="rect">
                            <a:avLst/>
                          </a:prstGeom>
                        </pic:spPr>
                      </pic:pic>
                    </a:graphicData>
                  </a:graphic>
                </wp:anchor>
              </w:drawing>
            </w:r>
            <w:r>
              <w:rPr>
                <w:rFonts w:ascii="Times New Roman" w:hAnsi="Times New Roman"/>
              </w:rPr>
              <w:t xml:space="preserve"> </w:t>
            </w:r>
          </w:p>
        </w:tc>
      </w:tr>
      <w:tr w14:paraId="5320A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104EEAF">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4-4 用户实体</w:t>
            </w:r>
          </w:p>
          <w:p w14:paraId="05456AD9">
            <w:pPr>
              <w:pStyle w:val="49"/>
              <w:autoSpaceDE w:val="0"/>
              <w:autoSpaceDN w:val="0"/>
            </w:pPr>
            <w:r>
              <w:t>Fig 4-4 User Entity</w:t>
            </w:r>
          </w:p>
        </w:tc>
      </w:tr>
    </w:tbl>
    <w:p w14:paraId="27BDEFB6">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学院实体主要有编号、学院名称等属性，如图4-5所示。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A4BE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CA1E7F1">
            <w:pPr>
              <w:tabs>
                <w:tab w:val="left" w:pos="720"/>
              </w:tabs>
              <w:wordWrap/>
              <w:autoSpaceDE w:val="0"/>
              <w:autoSpaceDN w:val="0"/>
              <w:spacing w:line="360" w:lineRule="auto"/>
              <w:rPr>
                <w:rFonts w:ascii="Times New Roman" w:hAnsi="Times New Roman" w:cs="宋体"/>
                <w:sz w:val="24"/>
                <w:szCs w:val="24"/>
              </w:rPr>
            </w:pPr>
            <w:r>
              <w:rPr>
                <w:rFonts w:ascii="Times New Roman" w:hAnsi="Times New Roman" w:cs="宋体"/>
                <w:sz w:val="24"/>
                <w:szCs w:val="24"/>
              </w:rPr>
              <w:drawing>
                <wp:anchor distT="0" distB="0" distL="114300" distR="114300" simplePos="0" relativeHeight="251687936" behindDoc="0" locked="0" layoutInCell="1" allowOverlap="1">
                  <wp:simplePos x="0" y="0"/>
                  <wp:positionH relativeFrom="margin">
                    <wp:posOffset>1743075</wp:posOffset>
                  </wp:positionH>
                  <wp:positionV relativeFrom="margin">
                    <wp:posOffset>-1905</wp:posOffset>
                  </wp:positionV>
                  <wp:extent cx="2223770" cy="1226820"/>
                  <wp:effectExtent l="0" t="0" r="5080" b="0"/>
                  <wp:wrapSquare wrapText="bothSides"/>
                  <wp:docPr id="628322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2394"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223770" cy="1226820"/>
                          </a:xfrm>
                          <a:prstGeom prst="rect">
                            <a:avLst/>
                          </a:prstGeom>
                        </pic:spPr>
                      </pic:pic>
                    </a:graphicData>
                  </a:graphic>
                </wp:anchor>
              </w:drawing>
            </w:r>
          </w:p>
        </w:tc>
      </w:tr>
      <w:tr w14:paraId="4C10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CB7624F">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4-5 学院实体</w:t>
            </w:r>
          </w:p>
          <w:p w14:paraId="62435494">
            <w:pPr>
              <w:pStyle w:val="49"/>
              <w:autoSpaceDE w:val="0"/>
              <w:autoSpaceDN w:val="0"/>
              <w:rPr>
                <w:rFonts w:cstheme="minorBidi"/>
                <w:b w:val="0"/>
                <w:bCs/>
              </w:rPr>
            </w:pPr>
            <w:r>
              <w:t>Fig 4-5</w:t>
            </w:r>
            <w:r>
              <w:rPr>
                <w:rFonts w:hint="eastAsia"/>
                <w:bCs/>
              </w:rPr>
              <w:t xml:space="preserve"> </w:t>
            </w:r>
            <w:r>
              <w:rPr>
                <w:rFonts w:hint="eastAsia"/>
              </w:rPr>
              <w:t>Institution Entity</w:t>
            </w:r>
          </w:p>
        </w:tc>
      </w:tr>
    </w:tbl>
    <w:p w14:paraId="32836293">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专业实体主要有专业编号、专业名称等属性，如图4-6所示。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6AB26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75697B77">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1792" behindDoc="0" locked="0" layoutInCell="1" allowOverlap="1">
                  <wp:simplePos x="0" y="0"/>
                  <wp:positionH relativeFrom="margin">
                    <wp:posOffset>1685925</wp:posOffset>
                  </wp:positionH>
                  <wp:positionV relativeFrom="margin">
                    <wp:posOffset>635</wp:posOffset>
                  </wp:positionV>
                  <wp:extent cx="2460625" cy="1285875"/>
                  <wp:effectExtent l="0" t="0" r="0" b="9525"/>
                  <wp:wrapSquare wrapText="bothSides"/>
                  <wp:docPr id="104602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2661"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60625" cy="1285875"/>
                          </a:xfrm>
                          <a:prstGeom prst="rect">
                            <a:avLst/>
                          </a:prstGeom>
                        </pic:spPr>
                      </pic:pic>
                    </a:graphicData>
                  </a:graphic>
                </wp:anchor>
              </w:drawing>
            </w:r>
            <w:r>
              <w:rPr>
                <w:rFonts w:ascii="Times New Roman" w:hAnsi="Times New Roman"/>
              </w:rPr>
              <w:t xml:space="preserve"> </w:t>
            </w:r>
          </w:p>
        </w:tc>
      </w:tr>
      <w:tr w14:paraId="44F0C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9B8544D">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4-6 专业实体</w:t>
            </w:r>
          </w:p>
          <w:p w14:paraId="0F86E44B">
            <w:pPr>
              <w:pStyle w:val="49"/>
              <w:autoSpaceDE w:val="0"/>
              <w:autoSpaceDN w:val="0"/>
              <w:rPr>
                <w:rFonts w:cstheme="minorBidi"/>
                <w:b w:val="0"/>
                <w:bCs/>
              </w:rPr>
            </w:pPr>
            <w:r>
              <w:t xml:space="preserve">Fig 4-6 Professional </w:t>
            </w:r>
            <w:r>
              <w:rPr>
                <w:rFonts w:hint="eastAsia"/>
              </w:rPr>
              <w:t>E</w:t>
            </w:r>
            <w:r>
              <w:t>ntity</w:t>
            </w:r>
          </w:p>
        </w:tc>
      </w:tr>
    </w:tbl>
    <w:p w14:paraId="6527AE53">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班级实体主要有班级编号、班级名称、所属年级等属性，如图4-7所示。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F34B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E578922">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2816" behindDoc="0" locked="0" layoutInCell="1" allowOverlap="1">
                  <wp:simplePos x="0" y="0"/>
                  <wp:positionH relativeFrom="margin">
                    <wp:posOffset>1600200</wp:posOffset>
                  </wp:positionH>
                  <wp:positionV relativeFrom="margin">
                    <wp:posOffset>3175</wp:posOffset>
                  </wp:positionV>
                  <wp:extent cx="2408555" cy="2166620"/>
                  <wp:effectExtent l="0" t="0" r="0" b="5080"/>
                  <wp:wrapSquare wrapText="bothSides"/>
                  <wp:docPr id="769913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13178" name="图片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408555" cy="2166620"/>
                          </a:xfrm>
                          <a:prstGeom prst="rect">
                            <a:avLst/>
                          </a:prstGeom>
                        </pic:spPr>
                      </pic:pic>
                    </a:graphicData>
                  </a:graphic>
                </wp:anchor>
              </w:drawing>
            </w:r>
            <w:r>
              <w:rPr>
                <w:rFonts w:ascii="Times New Roman" w:hAnsi="Times New Roman"/>
              </w:rPr>
              <w:t xml:space="preserve"> </w:t>
            </w:r>
          </w:p>
        </w:tc>
      </w:tr>
      <w:tr w14:paraId="31A9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41707F6">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4-7 班级实体</w:t>
            </w:r>
          </w:p>
          <w:p w14:paraId="6299644C">
            <w:pPr>
              <w:pStyle w:val="49"/>
              <w:autoSpaceDE w:val="0"/>
              <w:autoSpaceDN w:val="0"/>
              <w:rPr>
                <w:rFonts w:cstheme="minorBidi"/>
                <w:b w:val="0"/>
                <w:bCs/>
              </w:rPr>
            </w:pPr>
            <w:r>
              <w:t xml:space="preserve">Fig 4-7 Class </w:t>
            </w:r>
            <w:r>
              <w:rPr>
                <w:rFonts w:hint="eastAsia"/>
              </w:rPr>
              <w:t>E</w:t>
            </w:r>
            <w:r>
              <w:t>ntity</w:t>
            </w:r>
          </w:p>
        </w:tc>
      </w:tr>
    </w:tbl>
    <w:p w14:paraId="53BBDDBD">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课程实体主要有课程编号、课程名称等属性，如图4-8所示。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6A157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69367AE4">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3840" behindDoc="0" locked="0" layoutInCell="1" allowOverlap="1">
                  <wp:simplePos x="0" y="0"/>
                  <wp:positionH relativeFrom="margin">
                    <wp:posOffset>1528445</wp:posOffset>
                  </wp:positionH>
                  <wp:positionV relativeFrom="margin">
                    <wp:posOffset>1905</wp:posOffset>
                  </wp:positionV>
                  <wp:extent cx="2479675" cy="1160780"/>
                  <wp:effectExtent l="0" t="0" r="0" b="1270"/>
                  <wp:wrapSquare wrapText="bothSides"/>
                  <wp:docPr id="1158526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6054" name="图片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479675" cy="1160780"/>
                          </a:xfrm>
                          <a:prstGeom prst="rect">
                            <a:avLst/>
                          </a:prstGeom>
                        </pic:spPr>
                      </pic:pic>
                    </a:graphicData>
                  </a:graphic>
                </wp:anchor>
              </w:drawing>
            </w:r>
            <w:r>
              <w:rPr>
                <w:rFonts w:ascii="Times New Roman" w:hAnsi="Times New Roman"/>
              </w:rPr>
              <w:t xml:space="preserve"> </w:t>
            </w:r>
          </w:p>
        </w:tc>
      </w:tr>
      <w:tr w14:paraId="3C4D4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4A41680">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4-8 课程实体</w:t>
            </w:r>
          </w:p>
          <w:p w14:paraId="360015B3">
            <w:pPr>
              <w:pStyle w:val="49"/>
              <w:autoSpaceDE w:val="0"/>
              <w:autoSpaceDN w:val="0"/>
              <w:rPr>
                <w:rFonts w:cstheme="minorBidi"/>
                <w:b w:val="0"/>
                <w:bCs/>
              </w:rPr>
            </w:pPr>
            <w:r>
              <w:t xml:space="preserve">Fig 4-8 Course </w:t>
            </w:r>
            <w:r>
              <w:rPr>
                <w:rFonts w:hint="eastAsia"/>
              </w:rPr>
              <w:t>E</w:t>
            </w:r>
            <w:r>
              <w:t>ntity</w:t>
            </w:r>
          </w:p>
        </w:tc>
      </w:tr>
    </w:tbl>
    <w:p w14:paraId="7CD38DC4">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章节实体主要有章节编号、章节名称等属性，如图4-9所示。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612F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AF28CDD">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8960" behindDoc="0" locked="0" layoutInCell="1" allowOverlap="1">
                  <wp:simplePos x="0" y="0"/>
                  <wp:positionH relativeFrom="margin">
                    <wp:posOffset>1704975</wp:posOffset>
                  </wp:positionH>
                  <wp:positionV relativeFrom="margin">
                    <wp:posOffset>-635</wp:posOffset>
                  </wp:positionV>
                  <wp:extent cx="2411730" cy="1318895"/>
                  <wp:effectExtent l="0" t="0" r="7620" b="0"/>
                  <wp:wrapSquare wrapText="bothSides"/>
                  <wp:docPr id="1551849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9846"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411730" cy="1318895"/>
                          </a:xfrm>
                          <a:prstGeom prst="rect">
                            <a:avLst/>
                          </a:prstGeom>
                        </pic:spPr>
                      </pic:pic>
                    </a:graphicData>
                  </a:graphic>
                </wp:anchor>
              </w:drawing>
            </w:r>
            <w:r>
              <w:rPr>
                <w:rFonts w:ascii="Times New Roman" w:hAnsi="Times New Roman"/>
              </w:rPr>
              <w:t xml:space="preserve"> </w:t>
            </w:r>
          </w:p>
        </w:tc>
      </w:tr>
      <w:tr w14:paraId="1411A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0122B3D">
            <w:pPr>
              <w:pStyle w:val="38"/>
              <w:tabs>
                <w:tab w:val="left" w:pos="720"/>
              </w:tabs>
              <w:wordWrap/>
              <w:autoSpaceDE w:val="0"/>
              <w:autoSpaceDN w:val="0"/>
              <w:ind w:firstLine="0" w:firstLineChars="0"/>
              <w:jc w:val="center"/>
              <w:rPr>
                <w:rFonts w:ascii="Times New Roman" w:hAnsi="Times New Roman" w:cs="宋体"/>
                <w:sz w:val="24"/>
                <w:szCs w:val="24"/>
              </w:rPr>
            </w:pPr>
            <w:r>
              <w:rPr>
                <w:rFonts w:hint="eastAsia" w:ascii="Times New Roman" w:hAnsi="Times New Roman"/>
                <w:b/>
                <w:bCs/>
              </w:rPr>
              <w:t>图 4-9 章节实体</w:t>
            </w:r>
          </w:p>
        </w:tc>
      </w:tr>
      <w:tr w14:paraId="2FAC0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033F54FC">
            <w:pPr>
              <w:pStyle w:val="49"/>
              <w:autoSpaceDE w:val="0"/>
              <w:autoSpaceDN w:val="0"/>
              <w:rPr>
                <w:bCs/>
              </w:rPr>
            </w:pPr>
            <w:r>
              <w:t xml:space="preserve">Fig 4-9 Chapter </w:t>
            </w:r>
            <w:r>
              <w:rPr>
                <w:rFonts w:hint="eastAsia"/>
              </w:rPr>
              <w:t>E</w:t>
            </w:r>
            <w:r>
              <w:t>ntity</w:t>
            </w:r>
          </w:p>
        </w:tc>
      </w:tr>
    </w:tbl>
    <w:p w14:paraId="754B1585">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知识点实体主要有知识点编号、知识点名称等属性，如图4-10所示。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BFC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5C8596EF">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4864" behindDoc="0" locked="0" layoutInCell="1" allowOverlap="1">
                  <wp:simplePos x="0" y="0"/>
                  <wp:positionH relativeFrom="margin">
                    <wp:posOffset>1532890</wp:posOffset>
                  </wp:positionH>
                  <wp:positionV relativeFrom="margin">
                    <wp:posOffset>1905</wp:posOffset>
                  </wp:positionV>
                  <wp:extent cx="2679065" cy="1276350"/>
                  <wp:effectExtent l="0" t="0" r="6985" b="0"/>
                  <wp:wrapSquare wrapText="bothSides"/>
                  <wp:docPr id="1364281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1896"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679065" cy="1276350"/>
                          </a:xfrm>
                          <a:prstGeom prst="rect">
                            <a:avLst/>
                          </a:prstGeom>
                        </pic:spPr>
                      </pic:pic>
                    </a:graphicData>
                  </a:graphic>
                </wp:anchor>
              </w:drawing>
            </w:r>
            <w:r>
              <w:rPr>
                <w:rFonts w:ascii="Times New Roman" w:hAnsi="Times New Roman"/>
              </w:rPr>
              <w:t xml:space="preserve"> </w:t>
            </w:r>
          </w:p>
        </w:tc>
      </w:tr>
      <w:tr w14:paraId="2808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8232037">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4-10 知识点实体</w:t>
            </w:r>
          </w:p>
          <w:p w14:paraId="2697C90E">
            <w:pPr>
              <w:pStyle w:val="49"/>
              <w:autoSpaceDE w:val="0"/>
              <w:autoSpaceDN w:val="0"/>
              <w:rPr>
                <w:rFonts w:cstheme="minorBidi"/>
                <w:b w:val="0"/>
                <w:bCs/>
              </w:rPr>
            </w:pPr>
            <w:r>
              <w:t>Fig 4-10 Knowledge Point Entity</w:t>
            </w:r>
          </w:p>
        </w:tc>
      </w:tr>
    </w:tbl>
    <w:p w14:paraId="789B0D9B">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试题实体主要有试题编号、试题内容、试题类型、试题分值、试题难度、试题答案、试题解析等属性，如4-11所示。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4E85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F65F156">
            <w:pPr>
              <w:pStyle w:val="38"/>
              <w:tabs>
                <w:tab w:val="left" w:pos="720"/>
              </w:tabs>
              <w:wordWrap/>
              <w:autoSpaceDE w:val="0"/>
              <w:autoSpaceDN w:val="0"/>
              <w:spacing w:line="360" w:lineRule="auto"/>
              <w:ind w:left="1202" w:firstLine="0" w:firstLineChars="0"/>
              <w:rPr>
                <w:rFonts w:ascii="Times New Roman" w:hAnsi="Times New Roman" w:cs="宋体"/>
                <w:sz w:val="24"/>
                <w:szCs w:val="24"/>
              </w:rPr>
            </w:pPr>
            <w:r>
              <w:rPr>
                <w:rFonts w:ascii="Times New Roman" w:hAnsi="Times New Roman"/>
              </w:rPr>
              <w:drawing>
                <wp:anchor distT="0" distB="0" distL="114300" distR="114300" simplePos="0" relativeHeight="251689984" behindDoc="0" locked="0" layoutInCell="1" allowOverlap="1">
                  <wp:simplePos x="0" y="0"/>
                  <wp:positionH relativeFrom="margin">
                    <wp:posOffset>1447800</wp:posOffset>
                  </wp:positionH>
                  <wp:positionV relativeFrom="margin">
                    <wp:posOffset>1905</wp:posOffset>
                  </wp:positionV>
                  <wp:extent cx="2966720" cy="3304540"/>
                  <wp:effectExtent l="0" t="0" r="5080" b="0"/>
                  <wp:wrapSquare wrapText="bothSides"/>
                  <wp:docPr id="2010956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6431"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966720" cy="3304540"/>
                          </a:xfrm>
                          <a:prstGeom prst="rect">
                            <a:avLst/>
                          </a:prstGeom>
                        </pic:spPr>
                      </pic:pic>
                    </a:graphicData>
                  </a:graphic>
                </wp:anchor>
              </w:drawing>
            </w:r>
            <w:r>
              <w:rPr>
                <w:rFonts w:ascii="Times New Roman" w:hAnsi="Times New Roman"/>
              </w:rPr>
              <w:t xml:space="preserve"> </w:t>
            </w:r>
          </w:p>
        </w:tc>
      </w:tr>
      <w:tr w14:paraId="46107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17136B7">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4-11 试题实体</w:t>
            </w:r>
          </w:p>
          <w:p w14:paraId="7F4CF2ED">
            <w:pPr>
              <w:pStyle w:val="49"/>
              <w:autoSpaceDE w:val="0"/>
              <w:autoSpaceDN w:val="0"/>
              <w:rPr>
                <w:rFonts w:cstheme="minorBidi"/>
                <w:b w:val="0"/>
                <w:bCs/>
              </w:rPr>
            </w:pPr>
            <w:r>
              <w:t xml:space="preserve">Fig 4-11 Test Question </w:t>
            </w:r>
            <w:r>
              <w:rPr>
                <w:rFonts w:hint="eastAsia"/>
              </w:rPr>
              <w:t>E</w:t>
            </w:r>
            <w:r>
              <w:t>ntity</w:t>
            </w:r>
          </w:p>
        </w:tc>
      </w:tr>
    </w:tbl>
    <w:p w14:paraId="00950404">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试卷实体主要有试卷编号、试卷名称、试卷总分等属性，如4-12所示。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5C022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FC7B89C">
            <w:pPr>
              <w:wordWrap/>
              <w:autoSpaceDE w:val="0"/>
              <w:autoSpaceDN w:val="0"/>
              <w:spacing w:line="360" w:lineRule="auto"/>
              <w:ind w:left="482"/>
              <w:rPr>
                <w:rFonts w:ascii="Times New Roman" w:hAnsi="Times New Roman" w:cs="宋体"/>
                <w:sz w:val="24"/>
                <w:szCs w:val="24"/>
              </w:rPr>
            </w:pPr>
            <w:r>
              <w:rPr>
                <w:rFonts w:ascii="Times New Roman" w:hAnsi="Times New Roman"/>
              </w:rPr>
              <w:drawing>
                <wp:anchor distT="0" distB="0" distL="114300" distR="114300" simplePos="0" relativeHeight="251691008" behindDoc="0" locked="0" layoutInCell="1" allowOverlap="1">
                  <wp:simplePos x="0" y="0"/>
                  <wp:positionH relativeFrom="margin">
                    <wp:posOffset>1504950</wp:posOffset>
                  </wp:positionH>
                  <wp:positionV relativeFrom="margin">
                    <wp:posOffset>0</wp:posOffset>
                  </wp:positionV>
                  <wp:extent cx="2364105" cy="1966595"/>
                  <wp:effectExtent l="0" t="0" r="0" b="0"/>
                  <wp:wrapSquare wrapText="bothSides"/>
                  <wp:docPr id="1170753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53766"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364105" cy="1966595"/>
                          </a:xfrm>
                          <a:prstGeom prst="rect">
                            <a:avLst/>
                          </a:prstGeom>
                        </pic:spPr>
                      </pic:pic>
                    </a:graphicData>
                  </a:graphic>
                </wp:anchor>
              </w:drawing>
            </w:r>
            <w:r>
              <w:rPr>
                <w:rFonts w:ascii="Times New Roman" w:hAnsi="Times New Roman"/>
              </w:rPr>
              <w:t xml:space="preserve"> </w:t>
            </w:r>
          </w:p>
        </w:tc>
      </w:tr>
      <w:tr w14:paraId="0AAD4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A24DF7D">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4-12 试卷实体</w:t>
            </w:r>
          </w:p>
          <w:p w14:paraId="539EB5B2">
            <w:pPr>
              <w:pStyle w:val="49"/>
              <w:autoSpaceDE w:val="0"/>
              <w:autoSpaceDN w:val="0"/>
              <w:rPr>
                <w:rFonts w:cstheme="minorBidi"/>
                <w:b w:val="0"/>
                <w:bCs/>
              </w:rPr>
            </w:pPr>
            <w:r>
              <w:t xml:space="preserve">Fig 4-12 </w:t>
            </w:r>
            <w:r>
              <w:rPr>
                <w:rFonts w:hint="eastAsia"/>
              </w:rPr>
              <w:t>Paper Entity</w:t>
            </w:r>
          </w:p>
        </w:tc>
      </w:tr>
    </w:tbl>
    <w:p w14:paraId="3599E628">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成绩实体主要有成绩编号、分数、状态、作答日期、作答时长等属性，如图4-13所示。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8FAF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C1F5489">
            <w:pPr>
              <w:tabs>
                <w:tab w:val="left" w:pos="720"/>
              </w:tabs>
              <w:wordWrap/>
              <w:autoSpaceDE w:val="0"/>
              <w:autoSpaceDN w:val="0"/>
              <w:spacing w:line="360" w:lineRule="auto"/>
              <w:rPr>
                <w:rFonts w:ascii="Times New Roman" w:hAnsi="Times New Roman" w:cs="宋体"/>
                <w:sz w:val="24"/>
                <w:szCs w:val="24"/>
              </w:rPr>
            </w:pPr>
            <w:r>
              <w:rPr>
                <w:rFonts w:ascii="Times New Roman" w:hAnsi="Times New Roman" w:cs="宋体"/>
                <w:sz w:val="24"/>
                <w:szCs w:val="24"/>
              </w:rPr>
              <w:drawing>
                <wp:anchor distT="0" distB="0" distL="114300" distR="114300" simplePos="0" relativeHeight="251692032" behindDoc="0" locked="0" layoutInCell="1" allowOverlap="1">
                  <wp:simplePos x="0" y="0"/>
                  <wp:positionH relativeFrom="margin">
                    <wp:posOffset>1442720</wp:posOffset>
                  </wp:positionH>
                  <wp:positionV relativeFrom="margin">
                    <wp:posOffset>0</wp:posOffset>
                  </wp:positionV>
                  <wp:extent cx="2559685" cy="2509520"/>
                  <wp:effectExtent l="0" t="0" r="0" b="5080"/>
                  <wp:wrapSquare wrapText="bothSides"/>
                  <wp:docPr id="1374947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7709"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559685" cy="2509520"/>
                          </a:xfrm>
                          <a:prstGeom prst="rect">
                            <a:avLst/>
                          </a:prstGeom>
                        </pic:spPr>
                      </pic:pic>
                    </a:graphicData>
                  </a:graphic>
                </wp:anchor>
              </w:drawing>
            </w:r>
          </w:p>
        </w:tc>
      </w:tr>
      <w:tr w14:paraId="41FEE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F7A9E7D">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4-13 成绩实体</w:t>
            </w:r>
          </w:p>
          <w:p w14:paraId="3E1EE333">
            <w:pPr>
              <w:pStyle w:val="49"/>
              <w:autoSpaceDE w:val="0"/>
              <w:autoSpaceDN w:val="0"/>
              <w:rPr>
                <w:rFonts w:cstheme="minorBidi"/>
                <w:b w:val="0"/>
                <w:bCs/>
              </w:rPr>
            </w:pPr>
            <w:r>
              <w:t xml:space="preserve">Fig 4-13 Score </w:t>
            </w:r>
            <w:r>
              <w:rPr>
                <w:rFonts w:hint="eastAsia"/>
              </w:rPr>
              <w:t>Entity</w:t>
            </w:r>
          </w:p>
        </w:tc>
      </w:tr>
    </w:tbl>
    <w:p w14:paraId="6A1B4B38">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考试记录实体主要有试题编号、考生作答等属性，如图4-14所示。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7082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42192C3">
            <w:pPr>
              <w:wordWrap/>
              <w:autoSpaceDE w:val="0"/>
              <w:autoSpaceDN w:val="0"/>
              <w:spacing w:line="360" w:lineRule="auto"/>
              <w:rPr>
                <w:rFonts w:ascii="Times New Roman" w:hAnsi="Times New Roman" w:cs="宋体"/>
                <w:sz w:val="24"/>
                <w:szCs w:val="24"/>
              </w:rPr>
            </w:pPr>
            <w:r>
              <w:rPr>
                <w:rFonts w:ascii="Times New Roman" w:hAnsi="Times New Roman"/>
              </w:rPr>
              <w:drawing>
                <wp:anchor distT="0" distB="0" distL="114300" distR="114300" simplePos="0" relativeHeight="251693056" behindDoc="0" locked="0" layoutInCell="1" allowOverlap="1">
                  <wp:simplePos x="0" y="0"/>
                  <wp:positionH relativeFrom="margin">
                    <wp:align>center</wp:align>
                  </wp:positionH>
                  <wp:positionV relativeFrom="margin">
                    <wp:align>center</wp:align>
                  </wp:positionV>
                  <wp:extent cx="2128520" cy="2085975"/>
                  <wp:effectExtent l="0" t="0" r="5715" b="0"/>
                  <wp:wrapSquare wrapText="bothSides"/>
                  <wp:docPr id="139665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7054" name="图片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128353" cy="2085975"/>
                          </a:xfrm>
                          <a:prstGeom prst="rect">
                            <a:avLst/>
                          </a:prstGeom>
                        </pic:spPr>
                      </pic:pic>
                    </a:graphicData>
                  </a:graphic>
                </wp:anchor>
              </w:drawing>
            </w:r>
            <w:r>
              <w:rPr>
                <w:rFonts w:ascii="Times New Roman" w:hAnsi="Times New Roman"/>
              </w:rPr>
              <w:t xml:space="preserve"> </w:t>
            </w:r>
          </w:p>
        </w:tc>
      </w:tr>
      <w:tr w14:paraId="435BB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5DD3AA49">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4-14 考试记录实体</w:t>
            </w:r>
          </w:p>
          <w:p w14:paraId="1C389FEB">
            <w:pPr>
              <w:pStyle w:val="49"/>
              <w:autoSpaceDE w:val="0"/>
              <w:autoSpaceDN w:val="0"/>
              <w:rPr>
                <w:rFonts w:cstheme="minorBidi"/>
                <w:b w:val="0"/>
                <w:bCs/>
              </w:rPr>
            </w:pPr>
            <w:r>
              <w:t xml:space="preserve">Fig 4-14 Exam </w:t>
            </w:r>
            <w:r>
              <w:rPr>
                <w:rFonts w:hint="eastAsia"/>
              </w:rPr>
              <w:t>R</w:t>
            </w:r>
            <w:r>
              <w:t xml:space="preserve">ecord </w:t>
            </w:r>
            <w:r>
              <w:rPr>
                <w:rFonts w:hint="eastAsia"/>
              </w:rPr>
              <w:t>E</w:t>
            </w:r>
            <w:r>
              <w:t>ntity</w:t>
            </w:r>
          </w:p>
        </w:tc>
      </w:tr>
    </w:tbl>
    <w:p w14:paraId="3048A293">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考试实体主要有考试日期、考试时长、考试须知等属性，如4-15所示。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6737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D919E51">
            <w:pPr>
              <w:wordWrap/>
              <w:autoSpaceDE w:val="0"/>
              <w:autoSpaceDN w:val="0"/>
              <w:spacing w:line="360" w:lineRule="auto"/>
              <w:rPr>
                <w:rFonts w:ascii="Times New Roman" w:hAnsi="Times New Roman" w:cs="宋体"/>
                <w:sz w:val="24"/>
                <w:szCs w:val="24"/>
              </w:rPr>
            </w:pPr>
            <w:r>
              <w:rPr>
                <w:rFonts w:ascii="Times New Roman" w:hAnsi="Times New Roman"/>
              </w:rPr>
              <w:drawing>
                <wp:anchor distT="0" distB="0" distL="114300" distR="114300" simplePos="0" relativeHeight="251685888" behindDoc="0" locked="0" layoutInCell="1" allowOverlap="1">
                  <wp:simplePos x="0" y="0"/>
                  <wp:positionH relativeFrom="margin">
                    <wp:posOffset>1352550</wp:posOffset>
                  </wp:positionH>
                  <wp:positionV relativeFrom="margin">
                    <wp:posOffset>-1905</wp:posOffset>
                  </wp:positionV>
                  <wp:extent cx="2823845" cy="1697990"/>
                  <wp:effectExtent l="0" t="0" r="0" b="0"/>
                  <wp:wrapSquare wrapText="bothSides"/>
                  <wp:docPr id="47859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9908" name="图片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823845" cy="1697990"/>
                          </a:xfrm>
                          <a:prstGeom prst="rect">
                            <a:avLst/>
                          </a:prstGeom>
                        </pic:spPr>
                      </pic:pic>
                    </a:graphicData>
                  </a:graphic>
                </wp:anchor>
              </w:drawing>
            </w:r>
            <w:r>
              <w:rPr>
                <w:rFonts w:ascii="Times New Roman" w:hAnsi="Times New Roman"/>
              </w:rPr>
              <w:t xml:space="preserve"> </w:t>
            </w:r>
          </w:p>
        </w:tc>
      </w:tr>
      <w:tr w14:paraId="0EDF6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793ACC3">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4-15 考试实体</w:t>
            </w:r>
          </w:p>
          <w:p w14:paraId="1757658C">
            <w:pPr>
              <w:pStyle w:val="49"/>
              <w:autoSpaceDE w:val="0"/>
              <w:autoSpaceDN w:val="0"/>
              <w:rPr>
                <w:rFonts w:cstheme="minorBidi"/>
                <w:b w:val="0"/>
                <w:bCs/>
              </w:rPr>
            </w:pPr>
            <w:r>
              <w:t>Fig 4-1</w:t>
            </w:r>
            <w:r>
              <w:rPr>
                <w:rFonts w:hint="eastAsia"/>
              </w:rPr>
              <w:t>5</w:t>
            </w:r>
            <w:r>
              <w:t xml:space="preserve"> Exam </w:t>
            </w:r>
            <w:r>
              <w:rPr>
                <w:rFonts w:hint="eastAsia"/>
              </w:rPr>
              <w:t>E</w:t>
            </w:r>
            <w:r>
              <w:t>ntity</w:t>
            </w:r>
          </w:p>
        </w:tc>
      </w:tr>
    </w:tbl>
    <w:p w14:paraId="2ABAF385">
      <w:pPr>
        <w:pStyle w:val="38"/>
        <w:numPr>
          <w:ilvl w:val="0"/>
          <w:numId w:val="1"/>
        </w:numPr>
        <w:tabs>
          <w:tab w:val="left" w:pos="720"/>
        </w:tabs>
        <w:wordWrap/>
        <w:autoSpaceDE w:val="0"/>
        <w:autoSpaceDN w:val="0"/>
        <w:spacing w:line="360" w:lineRule="auto"/>
        <w:ind w:left="0" w:firstLine="482" w:firstLineChars="0"/>
        <w:rPr>
          <w:rFonts w:ascii="Times New Roman" w:hAnsi="Times New Roman" w:cs="宋体"/>
          <w:sz w:val="24"/>
          <w:szCs w:val="24"/>
        </w:rPr>
      </w:pPr>
      <w:r>
        <w:rPr>
          <w:rFonts w:hint="eastAsia" w:ascii="Times New Roman" w:hAnsi="Times New Roman" w:cs="宋体"/>
          <w:sz w:val="24"/>
          <w:szCs w:val="24"/>
        </w:rPr>
        <w:t>试卷试题主要有试卷编号、试题编号等属性，实体如图4-16所示。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F09E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11CF5AE">
            <w:pPr>
              <w:wordWrap/>
              <w:autoSpaceDE w:val="0"/>
              <w:autoSpaceDN w:val="0"/>
              <w:spacing w:line="360" w:lineRule="auto"/>
              <w:rPr>
                <w:rFonts w:ascii="Times New Roman" w:hAnsi="Times New Roman" w:cs="宋体"/>
                <w:sz w:val="24"/>
                <w:szCs w:val="24"/>
              </w:rPr>
            </w:pPr>
            <w:r>
              <w:rPr>
                <w:rFonts w:ascii="Times New Roman" w:hAnsi="Times New Roman"/>
              </w:rPr>
              <w:drawing>
                <wp:anchor distT="0" distB="0" distL="114300" distR="114300" simplePos="0" relativeHeight="251697152" behindDoc="0" locked="0" layoutInCell="1" allowOverlap="1">
                  <wp:simplePos x="0" y="0"/>
                  <wp:positionH relativeFrom="margin">
                    <wp:posOffset>1952625</wp:posOffset>
                  </wp:positionH>
                  <wp:positionV relativeFrom="margin">
                    <wp:posOffset>1905</wp:posOffset>
                  </wp:positionV>
                  <wp:extent cx="1981200" cy="1412240"/>
                  <wp:effectExtent l="0" t="0" r="0" b="0"/>
                  <wp:wrapSquare wrapText="bothSides"/>
                  <wp:docPr id="721913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3243"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1981200" cy="1412240"/>
                          </a:xfrm>
                          <a:prstGeom prst="rect">
                            <a:avLst/>
                          </a:prstGeom>
                        </pic:spPr>
                      </pic:pic>
                    </a:graphicData>
                  </a:graphic>
                </wp:anchor>
              </w:drawing>
            </w:r>
            <w:r>
              <w:rPr>
                <w:rFonts w:ascii="Times New Roman" w:hAnsi="Times New Roman"/>
              </w:rPr>
              <w:t xml:space="preserve"> </w:t>
            </w:r>
          </w:p>
        </w:tc>
      </w:tr>
      <w:tr w14:paraId="0588B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2B295875">
            <w:pPr>
              <w:pStyle w:val="38"/>
              <w:tabs>
                <w:tab w:val="left" w:pos="720"/>
              </w:tabs>
              <w:wordWrap/>
              <w:autoSpaceDE w:val="0"/>
              <w:autoSpaceDN w:val="0"/>
              <w:ind w:firstLine="0" w:firstLineChars="0"/>
              <w:jc w:val="center"/>
              <w:rPr>
                <w:rFonts w:ascii="Times New Roman" w:hAnsi="Times New Roman"/>
                <w:b/>
                <w:bCs/>
              </w:rPr>
            </w:pPr>
            <w:r>
              <w:rPr>
                <w:rFonts w:hint="eastAsia" w:ascii="Times New Roman" w:hAnsi="Times New Roman"/>
                <w:b/>
                <w:bCs/>
              </w:rPr>
              <w:t>图 4-16 试卷试题实体</w:t>
            </w:r>
          </w:p>
          <w:p w14:paraId="6C334270">
            <w:pPr>
              <w:pStyle w:val="49"/>
              <w:autoSpaceDE w:val="0"/>
              <w:autoSpaceDN w:val="0"/>
              <w:rPr>
                <w:rFonts w:cstheme="minorBidi"/>
                <w:b w:val="0"/>
                <w:bCs/>
              </w:rPr>
            </w:pPr>
            <w:r>
              <w:t>Fig 4-1</w:t>
            </w:r>
            <w:r>
              <w:rPr>
                <w:rFonts w:hint="eastAsia"/>
              </w:rPr>
              <w:t>6</w:t>
            </w:r>
            <w:r>
              <w:t xml:space="preserve"> Exam </w:t>
            </w:r>
            <w:r>
              <w:rPr>
                <w:rFonts w:hint="eastAsia"/>
              </w:rPr>
              <w:t>Q</w:t>
            </w:r>
            <w:r>
              <w:t>uestions</w:t>
            </w:r>
            <w:r>
              <w:rPr>
                <w:rFonts w:hint="eastAsia"/>
              </w:rPr>
              <w:t xml:space="preserve"> Entity</w:t>
            </w:r>
          </w:p>
        </w:tc>
      </w:tr>
    </w:tbl>
    <w:p w14:paraId="69C380EB">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通过如上实体，得出在线考试及智能分析系统整体E-R图如图4-17所示。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2748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0C35AE83">
            <w:pPr>
              <w:wordWrap/>
              <w:autoSpaceDE w:val="0"/>
              <w:autoSpaceDN w:val="0"/>
              <w:spacing w:line="500" w:lineRule="exact"/>
              <w:rPr>
                <w:rFonts w:ascii="Times New Roman" w:hAnsi="Times New Roman" w:cs="宋体"/>
                <w:sz w:val="24"/>
                <w:szCs w:val="24"/>
              </w:rPr>
            </w:pPr>
            <w:r>
              <w:rPr>
                <w:rFonts w:ascii="Times New Roman" w:hAnsi="Times New Roman" w:cs="宋体"/>
                <w:sz w:val="24"/>
                <w:szCs w:val="24"/>
              </w:rPr>
              <w:drawing>
                <wp:anchor distT="0" distB="0" distL="114300" distR="114300" simplePos="0" relativeHeight="251664384" behindDoc="0" locked="0" layoutInCell="1" allowOverlap="1">
                  <wp:simplePos x="0" y="0"/>
                  <wp:positionH relativeFrom="margin">
                    <wp:align>center</wp:align>
                  </wp:positionH>
                  <wp:positionV relativeFrom="margin">
                    <wp:align>center</wp:align>
                  </wp:positionV>
                  <wp:extent cx="5514975" cy="3201670"/>
                  <wp:effectExtent l="0" t="0" r="9525" b="0"/>
                  <wp:wrapSquare wrapText="bothSides"/>
                  <wp:docPr id="99328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8796" name="图片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14975" cy="3201670"/>
                          </a:xfrm>
                          <a:prstGeom prst="rect">
                            <a:avLst/>
                          </a:prstGeom>
                        </pic:spPr>
                      </pic:pic>
                    </a:graphicData>
                  </a:graphic>
                </wp:anchor>
              </w:drawing>
            </w:r>
          </w:p>
        </w:tc>
      </w:tr>
      <w:tr w14:paraId="16E59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4AEE2985">
            <w:pPr>
              <w:wordWrap/>
              <w:autoSpaceDE w:val="0"/>
              <w:autoSpaceDN w:val="0"/>
              <w:jc w:val="center"/>
              <w:rPr>
                <w:rFonts w:ascii="Times New Roman" w:hAnsi="Times New Roman"/>
                <w:b/>
                <w:bCs/>
              </w:rPr>
            </w:pPr>
            <w:r>
              <w:rPr>
                <w:rFonts w:hint="eastAsia" w:ascii="Times New Roman" w:hAnsi="Times New Roman"/>
                <w:b/>
                <w:bCs/>
              </w:rPr>
              <w:t>图 4-17 在线考试及智能分析系统E-R图</w:t>
            </w:r>
          </w:p>
          <w:p w14:paraId="2DBBC0F1">
            <w:pPr>
              <w:pStyle w:val="49"/>
              <w:autoSpaceDE w:val="0"/>
              <w:autoSpaceDN w:val="0"/>
            </w:pPr>
            <w:r>
              <w:t>Fig 4-1</w:t>
            </w:r>
            <w:r>
              <w:rPr>
                <w:rFonts w:hint="eastAsia"/>
              </w:rPr>
              <w:t>7</w:t>
            </w:r>
            <w:r>
              <w:t xml:space="preserve"> E-R diagram of online examination and intelligent analysis system</w:t>
            </w:r>
          </w:p>
        </w:tc>
      </w:tr>
    </w:tbl>
    <w:p w14:paraId="649AD542">
      <w:pPr>
        <w:pStyle w:val="4"/>
        <w:wordWrap/>
        <w:autoSpaceDE w:val="0"/>
        <w:autoSpaceDN w:val="0"/>
        <w:spacing w:line="360" w:lineRule="auto"/>
        <w:rPr>
          <w:rFonts w:ascii="Times New Roman" w:hAnsi="Times New Roman" w:cs="宋体"/>
          <w:b/>
          <w:bCs w:val="0"/>
          <w:szCs w:val="24"/>
        </w:rPr>
      </w:pPr>
      <w:bookmarkStart w:id="40" w:name="_Toc198834978"/>
      <w:r>
        <w:rPr>
          <w:rFonts w:hint="eastAsia" w:ascii="Times New Roman" w:hAnsi="Times New Roman" w:cs="宋体"/>
          <w:b/>
          <w:bCs w:val="0"/>
          <w:szCs w:val="24"/>
        </w:rPr>
        <w:t>4.2.2 数据库逻辑结构设计</w:t>
      </w:r>
      <w:bookmarkEnd w:id="40"/>
    </w:p>
    <w:p w14:paraId="22F42782">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数据库</w:t>
      </w:r>
      <w:r>
        <w:rPr>
          <w:rFonts w:hint="eastAsia" w:ascii="Times New Roman" w:hAnsi="Times New Roman" w:cs="宋体"/>
          <w:sz w:val="24"/>
          <w:szCs w:val="24"/>
        </w:rPr>
        <w:t>逻辑</w:t>
      </w:r>
      <w:r>
        <w:rPr>
          <w:rFonts w:ascii="Times New Roman" w:hAnsi="Times New Roman" w:cs="宋体"/>
          <w:sz w:val="24"/>
          <w:szCs w:val="24"/>
        </w:rPr>
        <w:t>结构设计是数据库设计过程中的一个关键阶段，它使用表格（即关系）来存储数据，每个表格由行和列组成，行代表记录，列代表属性。</w:t>
      </w:r>
      <w:r>
        <w:rPr>
          <w:rFonts w:hint="eastAsia" w:ascii="Times New Roman" w:hAnsi="Times New Roman" w:cs="宋体"/>
          <w:sz w:val="24"/>
          <w:szCs w:val="24"/>
        </w:rPr>
        <w:t>根据数据库概念结构设计模型，转化成Mysql数据库的表设计结构，可得出如下各表。</w:t>
      </w:r>
    </w:p>
    <w:p w14:paraId="0B9C7A99">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学生表主要有id、student_id、user_id、class_id四个字段。如表4-1所示。</w:t>
      </w:r>
    </w:p>
    <w:p w14:paraId="0D18074B">
      <w:pPr>
        <w:pStyle w:val="46"/>
        <w:autoSpaceDE w:val="0"/>
        <w:autoSpaceDN w:val="0"/>
      </w:pPr>
      <w:r>
        <w:t>表</w:t>
      </w:r>
      <w:r>
        <w:rPr>
          <w:rFonts w:hint="eastAsia"/>
        </w:rPr>
        <w:t>4-1 学生表</w:t>
      </w:r>
    </w:p>
    <w:p w14:paraId="6DDC7533">
      <w:pPr>
        <w:pStyle w:val="49"/>
        <w:autoSpaceDE w:val="0"/>
        <w:autoSpaceDN w:val="0"/>
      </w:pPr>
      <w:r>
        <w:t xml:space="preserve">Table </w:t>
      </w:r>
      <w:r>
        <w:rPr>
          <w:rFonts w:hint="eastAsia"/>
        </w:rPr>
        <w:t>4</w:t>
      </w:r>
      <w:r>
        <w:t>-</w:t>
      </w:r>
      <w:r>
        <w:rPr>
          <w:rFonts w:hint="eastAsia"/>
        </w:rPr>
        <w:t>1</w:t>
      </w:r>
      <w:r>
        <w:t xml:space="preserve"> Student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6059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3D892521">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516249B7">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42B2CC72">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2BEF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769FEE9D">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091F73E">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2AC6E941">
            <w:pPr>
              <w:wordWrap/>
              <w:autoSpaceDE w:val="0"/>
              <w:autoSpaceDN w:val="0"/>
              <w:jc w:val="center"/>
              <w:rPr>
                <w:rFonts w:ascii="Times New Roman" w:hAnsi="Times New Roman"/>
                <w:color w:val="000000"/>
              </w:rPr>
            </w:pPr>
            <w:r>
              <w:rPr>
                <w:rFonts w:hint="eastAsia" w:ascii="Times New Roman" w:hAnsi="Times New Roman"/>
                <w:color w:val="000000"/>
              </w:rPr>
              <w:t>学生编号（主键）</w:t>
            </w:r>
          </w:p>
        </w:tc>
      </w:tr>
      <w:tr w14:paraId="4D12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12960F56">
            <w:pPr>
              <w:wordWrap/>
              <w:autoSpaceDE w:val="0"/>
              <w:autoSpaceDN w:val="0"/>
              <w:jc w:val="center"/>
              <w:rPr>
                <w:rFonts w:ascii="Times New Roman" w:hAnsi="Times New Roman"/>
                <w:color w:val="000000"/>
              </w:rPr>
            </w:pPr>
            <w:r>
              <w:rPr>
                <w:rFonts w:hint="eastAsia" w:ascii="Times New Roman" w:hAnsi="Times New Roman"/>
                <w:color w:val="000000"/>
              </w:rPr>
              <w:t>student_id</w:t>
            </w:r>
          </w:p>
        </w:tc>
        <w:tc>
          <w:tcPr>
            <w:tcW w:w="3083" w:type="dxa"/>
            <w:tcBorders>
              <w:top w:val="nil"/>
              <w:left w:val="nil"/>
              <w:bottom w:val="nil"/>
              <w:right w:val="nil"/>
            </w:tcBorders>
          </w:tcPr>
          <w:p w14:paraId="21D70513">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50EA7188">
            <w:pPr>
              <w:wordWrap/>
              <w:autoSpaceDE w:val="0"/>
              <w:autoSpaceDN w:val="0"/>
              <w:jc w:val="center"/>
              <w:rPr>
                <w:rFonts w:ascii="Times New Roman" w:hAnsi="Times New Roman"/>
                <w:color w:val="000000"/>
              </w:rPr>
            </w:pPr>
            <w:r>
              <w:rPr>
                <w:rFonts w:hint="eastAsia" w:ascii="Times New Roman" w:hAnsi="Times New Roman"/>
                <w:color w:val="000000"/>
              </w:rPr>
              <w:t>学号（唯一约束）</w:t>
            </w:r>
          </w:p>
        </w:tc>
      </w:tr>
      <w:tr w14:paraId="0F49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5524BF9F">
            <w:pPr>
              <w:wordWrap/>
              <w:autoSpaceDE w:val="0"/>
              <w:autoSpaceDN w:val="0"/>
              <w:jc w:val="center"/>
              <w:rPr>
                <w:rFonts w:ascii="Times New Roman" w:hAnsi="Times New Roman"/>
                <w:color w:val="000000"/>
              </w:rPr>
            </w:pPr>
            <w:r>
              <w:rPr>
                <w:rFonts w:hint="eastAsia" w:ascii="Times New Roman" w:hAnsi="Times New Roman"/>
                <w:color w:val="000000"/>
              </w:rPr>
              <w:t>user_id</w:t>
            </w:r>
          </w:p>
        </w:tc>
        <w:tc>
          <w:tcPr>
            <w:tcW w:w="3083" w:type="dxa"/>
            <w:tcBorders>
              <w:top w:val="nil"/>
              <w:left w:val="nil"/>
              <w:bottom w:val="nil"/>
              <w:right w:val="nil"/>
            </w:tcBorders>
          </w:tcPr>
          <w:p w14:paraId="7DD81D09">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66DEE026">
            <w:pPr>
              <w:wordWrap/>
              <w:autoSpaceDE w:val="0"/>
              <w:autoSpaceDN w:val="0"/>
              <w:jc w:val="center"/>
              <w:rPr>
                <w:rFonts w:ascii="Times New Roman" w:hAnsi="Times New Roman"/>
                <w:color w:val="000000"/>
              </w:rPr>
            </w:pPr>
            <w:r>
              <w:rPr>
                <w:rFonts w:hint="eastAsia" w:ascii="Times New Roman" w:hAnsi="Times New Roman" w:cs="宋体"/>
                <w:color w:val="000000"/>
                <w:lang w:bidi="ar"/>
              </w:rPr>
              <w:t>用户ID（外键）</w:t>
            </w:r>
          </w:p>
        </w:tc>
      </w:tr>
      <w:tr w14:paraId="2AE0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22C7E045">
            <w:pPr>
              <w:wordWrap/>
              <w:autoSpaceDE w:val="0"/>
              <w:autoSpaceDN w:val="0"/>
              <w:jc w:val="center"/>
              <w:rPr>
                <w:rFonts w:ascii="Times New Roman" w:hAnsi="Times New Roman"/>
                <w:color w:val="000000"/>
              </w:rPr>
            </w:pPr>
            <w:r>
              <w:rPr>
                <w:rFonts w:hint="eastAsia" w:ascii="Times New Roman" w:hAnsi="Times New Roman"/>
                <w:color w:val="000000"/>
              </w:rPr>
              <w:t>class_id</w:t>
            </w:r>
          </w:p>
        </w:tc>
        <w:tc>
          <w:tcPr>
            <w:tcW w:w="3083" w:type="dxa"/>
            <w:tcBorders>
              <w:top w:val="nil"/>
              <w:left w:val="nil"/>
              <w:bottom w:val="single" w:color="auto" w:sz="8" w:space="0"/>
              <w:right w:val="nil"/>
            </w:tcBorders>
          </w:tcPr>
          <w:p w14:paraId="68F379AD">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5F8FCE0B">
            <w:pPr>
              <w:wordWrap/>
              <w:autoSpaceDE w:val="0"/>
              <w:autoSpaceDN w:val="0"/>
              <w:jc w:val="center"/>
              <w:rPr>
                <w:rFonts w:ascii="Times New Roman" w:hAnsi="Times New Roman"/>
                <w:color w:val="000000"/>
              </w:rPr>
            </w:pPr>
            <w:r>
              <w:rPr>
                <w:rFonts w:hint="eastAsia" w:ascii="Times New Roman" w:hAnsi="Times New Roman"/>
                <w:color w:val="000000"/>
              </w:rPr>
              <w:t>班级ID</w:t>
            </w:r>
            <w:r>
              <w:rPr>
                <w:rFonts w:hint="eastAsia" w:ascii="Times New Roman" w:hAnsi="Times New Roman" w:cs="宋体"/>
                <w:color w:val="000000"/>
                <w:lang w:bidi="ar"/>
              </w:rPr>
              <w:t>（外键）</w:t>
            </w:r>
          </w:p>
        </w:tc>
      </w:tr>
    </w:tbl>
    <w:p w14:paraId="7CF33145">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教师表主要有id、eno、user_id、institution_id、position五个字段。如表4-2所示。</w:t>
      </w:r>
    </w:p>
    <w:p w14:paraId="44EDAC2A">
      <w:pPr>
        <w:pStyle w:val="46"/>
        <w:autoSpaceDE w:val="0"/>
        <w:autoSpaceDN w:val="0"/>
      </w:pPr>
      <w:r>
        <w:t>表</w:t>
      </w:r>
      <w:r>
        <w:rPr>
          <w:rFonts w:hint="eastAsia"/>
        </w:rPr>
        <w:t>4-2 教师表</w:t>
      </w:r>
    </w:p>
    <w:p w14:paraId="6CF2B147">
      <w:pPr>
        <w:pStyle w:val="49"/>
        <w:autoSpaceDE w:val="0"/>
        <w:autoSpaceDN w:val="0"/>
      </w:pPr>
      <w:r>
        <w:t xml:space="preserve">Table </w:t>
      </w:r>
      <w:r>
        <w:rPr>
          <w:rFonts w:hint="eastAsia"/>
        </w:rPr>
        <w:t>4</w:t>
      </w:r>
      <w:r>
        <w:t xml:space="preserve">-2 Teacher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2D1D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3587F1D2">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3B54D709">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40CA54A1">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37CB9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5D288958">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729E3C9">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1D1488AA">
            <w:pPr>
              <w:wordWrap/>
              <w:autoSpaceDE w:val="0"/>
              <w:autoSpaceDN w:val="0"/>
              <w:jc w:val="center"/>
              <w:rPr>
                <w:rFonts w:ascii="Times New Roman" w:hAnsi="Times New Roman"/>
                <w:color w:val="000000"/>
              </w:rPr>
            </w:pPr>
            <w:r>
              <w:rPr>
                <w:rFonts w:hint="eastAsia" w:ascii="Times New Roman" w:hAnsi="Times New Roman"/>
                <w:color w:val="000000"/>
              </w:rPr>
              <w:t>教师编号（主键）</w:t>
            </w:r>
          </w:p>
        </w:tc>
      </w:tr>
      <w:tr w14:paraId="586F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17AA7629">
            <w:pPr>
              <w:wordWrap/>
              <w:autoSpaceDE w:val="0"/>
              <w:autoSpaceDN w:val="0"/>
              <w:jc w:val="center"/>
              <w:rPr>
                <w:rFonts w:ascii="Times New Roman" w:hAnsi="Times New Roman"/>
                <w:color w:val="000000"/>
              </w:rPr>
            </w:pPr>
            <w:r>
              <w:rPr>
                <w:rFonts w:hint="eastAsia" w:ascii="Times New Roman" w:hAnsi="Times New Roman"/>
                <w:color w:val="000000"/>
              </w:rPr>
              <w:t>eno</w:t>
            </w:r>
          </w:p>
        </w:tc>
        <w:tc>
          <w:tcPr>
            <w:tcW w:w="3083" w:type="dxa"/>
            <w:tcBorders>
              <w:top w:val="nil"/>
              <w:left w:val="nil"/>
              <w:bottom w:val="nil"/>
              <w:right w:val="nil"/>
            </w:tcBorders>
          </w:tcPr>
          <w:p w14:paraId="0183D1CC">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9143CDA">
            <w:pPr>
              <w:wordWrap/>
              <w:autoSpaceDE w:val="0"/>
              <w:autoSpaceDN w:val="0"/>
              <w:jc w:val="center"/>
              <w:rPr>
                <w:rFonts w:ascii="Times New Roman" w:hAnsi="Times New Roman"/>
                <w:color w:val="000000"/>
              </w:rPr>
            </w:pPr>
            <w:r>
              <w:rPr>
                <w:rFonts w:hint="eastAsia" w:ascii="Times New Roman" w:hAnsi="Times New Roman"/>
                <w:color w:val="000000"/>
              </w:rPr>
              <w:t>工号（唯一约束）</w:t>
            </w:r>
          </w:p>
        </w:tc>
      </w:tr>
      <w:tr w14:paraId="397E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3FA1B922">
            <w:pPr>
              <w:wordWrap/>
              <w:autoSpaceDE w:val="0"/>
              <w:autoSpaceDN w:val="0"/>
              <w:jc w:val="center"/>
              <w:rPr>
                <w:rFonts w:ascii="Times New Roman" w:hAnsi="Times New Roman"/>
                <w:color w:val="000000"/>
              </w:rPr>
            </w:pPr>
            <w:r>
              <w:rPr>
                <w:rFonts w:hint="eastAsia" w:ascii="Times New Roman" w:hAnsi="Times New Roman"/>
                <w:color w:val="000000"/>
              </w:rPr>
              <w:t>user_id</w:t>
            </w:r>
          </w:p>
        </w:tc>
        <w:tc>
          <w:tcPr>
            <w:tcW w:w="3083" w:type="dxa"/>
            <w:tcBorders>
              <w:top w:val="nil"/>
              <w:left w:val="nil"/>
              <w:bottom w:val="nil"/>
              <w:right w:val="nil"/>
            </w:tcBorders>
          </w:tcPr>
          <w:p w14:paraId="3A482086">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7C147FFB">
            <w:pPr>
              <w:wordWrap/>
              <w:autoSpaceDE w:val="0"/>
              <w:autoSpaceDN w:val="0"/>
              <w:jc w:val="center"/>
              <w:rPr>
                <w:rFonts w:ascii="Times New Roman" w:hAnsi="Times New Roman"/>
                <w:color w:val="000000"/>
              </w:rPr>
            </w:pPr>
            <w:r>
              <w:rPr>
                <w:rFonts w:hint="eastAsia" w:ascii="Times New Roman" w:hAnsi="Times New Roman" w:cs="宋体"/>
                <w:color w:val="000000"/>
                <w:lang w:bidi="ar"/>
              </w:rPr>
              <w:t>用户ID（外键）</w:t>
            </w:r>
          </w:p>
        </w:tc>
      </w:tr>
      <w:tr w14:paraId="1AF4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4C0F6583">
            <w:pPr>
              <w:wordWrap/>
              <w:autoSpaceDE w:val="0"/>
              <w:autoSpaceDN w:val="0"/>
              <w:jc w:val="center"/>
              <w:rPr>
                <w:rFonts w:ascii="Times New Roman" w:hAnsi="Times New Roman"/>
                <w:color w:val="000000"/>
              </w:rPr>
            </w:pPr>
            <w:r>
              <w:rPr>
                <w:rFonts w:hint="eastAsia" w:ascii="Times New Roman" w:hAnsi="Times New Roman"/>
                <w:color w:val="000000"/>
              </w:rPr>
              <w:t>institution_id</w:t>
            </w:r>
          </w:p>
        </w:tc>
        <w:tc>
          <w:tcPr>
            <w:tcW w:w="3083" w:type="dxa"/>
            <w:tcBorders>
              <w:top w:val="nil"/>
              <w:left w:val="nil"/>
              <w:bottom w:val="nil"/>
              <w:right w:val="nil"/>
            </w:tcBorders>
          </w:tcPr>
          <w:p w14:paraId="05B624DD">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7B0F6B2">
            <w:pPr>
              <w:wordWrap/>
              <w:autoSpaceDE w:val="0"/>
              <w:autoSpaceDN w:val="0"/>
              <w:jc w:val="center"/>
              <w:rPr>
                <w:rFonts w:ascii="Times New Roman" w:hAnsi="Times New Roman"/>
                <w:color w:val="000000"/>
              </w:rPr>
            </w:pPr>
            <w:r>
              <w:rPr>
                <w:rFonts w:hint="eastAsia" w:ascii="Times New Roman" w:hAnsi="Times New Roman"/>
                <w:color w:val="000000"/>
              </w:rPr>
              <w:t>学院ID（外键）</w:t>
            </w:r>
          </w:p>
        </w:tc>
      </w:tr>
      <w:tr w14:paraId="6CAC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3F006545">
            <w:pPr>
              <w:wordWrap/>
              <w:autoSpaceDE w:val="0"/>
              <w:autoSpaceDN w:val="0"/>
              <w:jc w:val="center"/>
              <w:rPr>
                <w:rFonts w:ascii="Times New Roman" w:hAnsi="Times New Roman"/>
                <w:color w:val="000000"/>
              </w:rPr>
            </w:pPr>
            <w:r>
              <w:rPr>
                <w:rFonts w:hint="eastAsia" w:ascii="Times New Roman" w:hAnsi="Times New Roman"/>
                <w:color w:val="000000"/>
              </w:rPr>
              <w:t>position</w:t>
            </w:r>
          </w:p>
        </w:tc>
        <w:tc>
          <w:tcPr>
            <w:tcW w:w="3083" w:type="dxa"/>
            <w:tcBorders>
              <w:top w:val="nil"/>
              <w:left w:val="nil"/>
              <w:bottom w:val="single" w:color="auto" w:sz="8" w:space="0"/>
              <w:right w:val="nil"/>
            </w:tcBorders>
          </w:tcPr>
          <w:p w14:paraId="0D39DE3D">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ENUM</w:t>
            </w:r>
          </w:p>
        </w:tc>
        <w:tc>
          <w:tcPr>
            <w:tcW w:w="3083" w:type="dxa"/>
            <w:tcBorders>
              <w:top w:val="nil"/>
              <w:left w:val="nil"/>
              <w:bottom w:val="single" w:color="auto" w:sz="8" w:space="0"/>
              <w:right w:val="nil"/>
            </w:tcBorders>
          </w:tcPr>
          <w:p w14:paraId="000F794B">
            <w:pPr>
              <w:wordWrap/>
              <w:autoSpaceDE w:val="0"/>
              <w:autoSpaceDN w:val="0"/>
              <w:jc w:val="center"/>
              <w:rPr>
                <w:rFonts w:ascii="Times New Roman" w:hAnsi="Times New Roman"/>
                <w:color w:val="000000"/>
              </w:rPr>
            </w:pPr>
            <w:r>
              <w:rPr>
                <w:rFonts w:hint="eastAsia" w:ascii="Times New Roman" w:hAnsi="Times New Roman"/>
                <w:color w:val="000000"/>
              </w:rPr>
              <w:t>职务</w:t>
            </w:r>
          </w:p>
        </w:tc>
      </w:tr>
    </w:tbl>
    <w:p w14:paraId="41688B33">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用户表主要有id、name、sex、tel、role、password六个字段。如表3-3所示。</w:t>
      </w:r>
    </w:p>
    <w:p w14:paraId="62B0E9BC">
      <w:pPr>
        <w:pStyle w:val="46"/>
        <w:autoSpaceDE w:val="0"/>
        <w:autoSpaceDN w:val="0"/>
      </w:pPr>
      <w:r>
        <w:t>表</w:t>
      </w:r>
      <w:r>
        <w:rPr>
          <w:rFonts w:hint="eastAsia"/>
        </w:rPr>
        <w:t>4-3 用户表</w:t>
      </w:r>
    </w:p>
    <w:p w14:paraId="3803B2B4">
      <w:pPr>
        <w:pStyle w:val="49"/>
        <w:autoSpaceDE w:val="0"/>
        <w:autoSpaceDN w:val="0"/>
      </w:pPr>
      <w:r>
        <w:t xml:space="preserve">Table </w:t>
      </w:r>
      <w:r>
        <w:rPr>
          <w:rFonts w:hint="eastAsia"/>
        </w:rPr>
        <w:t>4</w:t>
      </w:r>
      <w:r>
        <w:t>-</w:t>
      </w:r>
      <w:r>
        <w:rPr>
          <w:rFonts w:hint="eastAsia"/>
        </w:rPr>
        <w:t>3</w:t>
      </w:r>
      <w:r>
        <w:t xml:space="preserve"> User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3083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00EB8254">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65F3894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4AE78FC4">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FB1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31494A2C">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63AF4789">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56582C88">
            <w:pPr>
              <w:wordWrap/>
              <w:autoSpaceDE w:val="0"/>
              <w:autoSpaceDN w:val="0"/>
              <w:jc w:val="center"/>
              <w:rPr>
                <w:rFonts w:ascii="Times New Roman" w:hAnsi="Times New Roman"/>
                <w:color w:val="000000"/>
              </w:rPr>
            </w:pPr>
            <w:r>
              <w:rPr>
                <w:rFonts w:hint="eastAsia" w:ascii="Times New Roman" w:hAnsi="Times New Roman"/>
                <w:color w:val="000000"/>
              </w:rPr>
              <w:t>用户编号（主键）</w:t>
            </w:r>
          </w:p>
        </w:tc>
      </w:tr>
      <w:tr w14:paraId="3361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201C5578">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7A07AA7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1322A6B1">
            <w:pPr>
              <w:wordWrap/>
              <w:autoSpaceDE w:val="0"/>
              <w:autoSpaceDN w:val="0"/>
              <w:jc w:val="center"/>
              <w:rPr>
                <w:rFonts w:ascii="Times New Roman" w:hAnsi="Times New Roman"/>
                <w:color w:val="000000"/>
              </w:rPr>
            </w:pPr>
            <w:r>
              <w:rPr>
                <w:rFonts w:hint="eastAsia" w:ascii="Times New Roman" w:hAnsi="Times New Roman"/>
                <w:color w:val="000000"/>
              </w:rPr>
              <w:t>姓名</w:t>
            </w:r>
          </w:p>
        </w:tc>
      </w:tr>
      <w:tr w14:paraId="36C2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40AB2311">
            <w:pPr>
              <w:wordWrap/>
              <w:autoSpaceDE w:val="0"/>
              <w:autoSpaceDN w:val="0"/>
              <w:jc w:val="center"/>
              <w:rPr>
                <w:rFonts w:ascii="Times New Roman" w:hAnsi="Times New Roman"/>
                <w:color w:val="000000"/>
              </w:rPr>
            </w:pPr>
            <w:r>
              <w:rPr>
                <w:rFonts w:hint="eastAsia" w:ascii="Times New Roman" w:hAnsi="Times New Roman"/>
                <w:color w:val="000000"/>
              </w:rPr>
              <w:t>sex</w:t>
            </w:r>
          </w:p>
        </w:tc>
        <w:tc>
          <w:tcPr>
            <w:tcW w:w="3083" w:type="dxa"/>
            <w:tcBorders>
              <w:top w:val="nil"/>
              <w:left w:val="nil"/>
              <w:bottom w:val="nil"/>
              <w:right w:val="nil"/>
            </w:tcBorders>
          </w:tcPr>
          <w:p w14:paraId="006D211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ENUM</w:t>
            </w:r>
          </w:p>
        </w:tc>
        <w:tc>
          <w:tcPr>
            <w:tcW w:w="3083" w:type="dxa"/>
            <w:tcBorders>
              <w:top w:val="nil"/>
              <w:left w:val="nil"/>
              <w:bottom w:val="nil"/>
              <w:right w:val="nil"/>
            </w:tcBorders>
          </w:tcPr>
          <w:p w14:paraId="759A2D23">
            <w:pPr>
              <w:wordWrap/>
              <w:autoSpaceDE w:val="0"/>
              <w:autoSpaceDN w:val="0"/>
              <w:jc w:val="center"/>
              <w:rPr>
                <w:rFonts w:ascii="Times New Roman" w:hAnsi="Times New Roman"/>
                <w:color w:val="000000"/>
              </w:rPr>
            </w:pPr>
            <w:r>
              <w:rPr>
                <w:rFonts w:hint="eastAsia" w:ascii="Times New Roman" w:hAnsi="Times New Roman" w:cs="宋体"/>
                <w:color w:val="000000"/>
                <w:lang w:bidi="ar"/>
              </w:rPr>
              <w:t>性别：男，女</w:t>
            </w:r>
          </w:p>
        </w:tc>
      </w:tr>
      <w:tr w14:paraId="16B7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635EE33D">
            <w:pPr>
              <w:wordWrap/>
              <w:autoSpaceDE w:val="0"/>
              <w:autoSpaceDN w:val="0"/>
              <w:jc w:val="center"/>
              <w:rPr>
                <w:rFonts w:ascii="Times New Roman" w:hAnsi="Times New Roman"/>
                <w:color w:val="000000"/>
              </w:rPr>
            </w:pPr>
            <w:r>
              <w:rPr>
                <w:rFonts w:hint="eastAsia" w:ascii="Times New Roman" w:hAnsi="Times New Roman"/>
                <w:color w:val="000000"/>
              </w:rPr>
              <w:t>tel</w:t>
            </w:r>
          </w:p>
        </w:tc>
        <w:tc>
          <w:tcPr>
            <w:tcW w:w="3083" w:type="dxa"/>
            <w:tcBorders>
              <w:top w:val="nil"/>
              <w:left w:val="nil"/>
              <w:bottom w:val="nil"/>
              <w:right w:val="nil"/>
            </w:tcBorders>
          </w:tcPr>
          <w:p w14:paraId="4A4094D8">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2A9AFBB6">
            <w:pPr>
              <w:wordWrap/>
              <w:autoSpaceDE w:val="0"/>
              <w:autoSpaceDN w:val="0"/>
              <w:jc w:val="center"/>
              <w:rPr>
                <w:rFonts w:ascii="Times New Roman" w:hAnsi="Times New Roman"/>
                <w:color w:val="000000"/>
              </w:rPr>
            </w:pPr>
            <w:r>
              <w:rPr>
                <w:rFonts w:hint="eastAsia" w:ascii="Times New Roman" w:hAnsi="Times New Roman"/>
                <w:color w:val="000000"/>
              </w:rPr>
              <w:t>联系电话</w:t>
            </w:r>
          </w:p>
        </w:tc>
      </w:tr>
      <w:tr w14:paraId="69A1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0D88AAC7">
            <w:pPr>
              <w:wordWrap/>
              <w:autoSpaceDE w:val="0"/>
              <w:autoSpaceDN w:val="0"/>
              <w:jc w:val="center"/>
              <w:rPr>
                <w:rFonts w:ascii="Times New Roman" w:hAnsi="Times New Roman"/>
                <w:color w:val="000000"/>
              </w:rPr>
            </w:pPr>
            <w:r>
              <w:rPr>
                <w:rFonts w:hint="eastAsia" w:ascii="Times New Roman" w:hAnsi="Times New Roman"/>
                <w:color w:val="000000"/>
              </w:rPr>
              <w:t>role</w:t>
            </w:r>
          </w:p>
        </w:tc>
        <w:tc>
          <w:tcPr>
            <w:tcW w:w="3083" w:type="dxa"/>
            <w:tcBorders>
              <w:top w:val="nil"/>
              <w:left w:val="nil"/>
              <w:bottom w:val="nil"/>
              <w:right w:val="nil"/>
            </w:tcBorders>
          </w:tcPr>
          <w:p w14:paraId="4F0C5F8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ENUM</w:t>
            </w:r>
          </w:p>
        </w:tc>
        <w:tc>
          <w:tcPr>
            <w:tcW w:w="3083" w:type="dxa"/>
            <w:tcBorders>
              <w:top w:val="nil"/>
              <w:left w:val="nil"/>
              <w:bottom w:val="nil"/>
              <w:right w:val="nil"/>
            </w:tcBorders>
          </w:tcPr>
          <w:p w14:paraId="28B9593E">
            <w:pPr>
              <w:wordWrap/>
              <w:autoSpaceDE w:val="0"/>
              <w:autoSpaceDN w:val="0"/>
              <w:jc w:val="center"/>
              <w:rPr>
                <w:rFonts w:ascii="Times New Roman" w:hAnsi="Times New Roman"/>
                <w:color w:val="000000"/>
              </w:rPr>
            </w:pPr>
            <w:r>
              <w:rPr>
                <w:rFonts w:hint="eastAsia" w:ascii="Times New Roman" w:hAnsi="Times New Roman"/>
                <w:color w:val="000000"/>
              </w:rPr>
              <w:t>角色：管理员，教师，学生</w:t>
            </w:r>
          </w:p>
        </w:tc>
      </w:tr>
      <w:tr w14:paraId="0C61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725ADAB9">
            <w:pPr>
              <w:wordWrap/>
              <w:autoSpaceDE w:val="0"/>
              <w:autoSpaceDN w:val="0"/>
              <w:jc w:val="center"/>
              <w:rPr>
                <w:rFonts w:ascii="Times New Roman" w:hAnsi="Times New Roman"/>
                <w:color w:val="000000"/>
              </w:rPr>
            </w:pPr>
            <w:r>
              <w:rPr>
                <w:rFonts w:hint="eastAsia" w:ascii="Times New Roman" w:hAnsi="Times New Roman"/>
                <w:color w:val="000000"/>
              </w:rPr>
              <w:t>password</w:t>
            </w:r>
          </w:p>
        </w:tc>
        <w:tc>
          <w:tcPr>
            <w:tcW w:w="3083" w:type="dxa"/>
            <w:tcBorders>
              <w:top w:val="nil"/>
              <w:left w:val="nil"/>
              <w:bottom w:val="single" w:color="auto" w:sz="8" w:space="0"/>
              <w:right w:val="nil"/>
            </w:tcBorders>
          </w:tcPr>
          <w:p w14:paraId="2285D98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single" w:color="auto" w:sz="8" w:space="0"/>
              <w:right w:val="nil"/>
            </w:tcBorders>
          </w:tcPr>
          <w:p w14:paraId="03F5EBBB">
            <w:pPr>
              <w:wordWrap/>
              <w:autoSpaceDE w:val="0"/>
              <w:autoSpaceDN w:val="0"/>
              <w:jc w:val="center"/>
              <w:rPr>
                <w:rFonts w:ascii="Times New Roman" w:hAnsi="Times New Roman"/>
                <w:color w:val="000000"/>
              </w:rPr>
            </w:pPr>
            <w:r>
              <w:rPr>
                <w:rFonts w:hint="eastAsia" w:ascii="Times New Roman" w:hAnsi="Times New Roman"/>
                <w:color w:val="000000"/>
              </w:rPr>
              <w:t>密码</w:t>
            </w:r>
          </w:p>
        </w:tc>
      </w:tr>
    </w:tbl>
    <w:p w14:paraId="0200FC32">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学院表主要有id、name两个字段。如表4-4所示。</w:t>
      </w:r>
    </w:p>
    <w:p w14:paraId="7AD7AD3A">
      <w:pPr>
        <w:pStyle w:val="46"/>
        <w:autoSpaceDE w:val="0"/>
        <w:autoSpaceDN w:val="0"/>
      </w:pPr>
      <w:r>
        <w:t>表</w:t>
      </w:r>
      <w:r>
        <w:rPr>
          <w:rFonts w:hint="eastAsia"/>
        </w:rPr>
        <w:t>4-4 学院表</w:t>
      </w:r>
    </w:p>
    <w:p w14:paraId="3F1D8A93">
      <w:pPr>
        <w:pStyle w:val="49"/>
        <w:autoSpaceDE w:val="0"/>
        <w:autoSpaceDN w:val="0"/>
      </w:pPr>
      <w:r>
        <w:t xml:space="preserve">Table </w:t>
      </w:r>
      <w:r>
        <w:rPr>
          <w:rFonts w:hint="eastAsia"/>
        </w:rPr>
        <w:t>4</w:t>
      </w:r>
      <w:r>
        <w:t>-</w:t>
      </w:r>
      <w:r>
        <w:rPr>
          <w:rFonts w:hint="eastAsia"/>
        </w:rPr>
        <w:t>4</w:t>
      </w:r>
      <w:r>
        <w:t xml:space="preserve"> College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14DB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6B5A0796">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77E1EBB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311BDC37">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48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53529196">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21A80FD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47759276">
            <w:pPr>
              <w:wordWrap/>
              <w:autoSpaceDE w:val="0"/>
              <w:autoSpaceDN w:val="0"/>
              <w:jc w:val="center"/>
              <w:rPr>
                <w:rFonts w:ascii="Times New Roman" w:hAnsi="Times New Roman"/>
                <w:color w:val="000000"/>
              </w:rPr>
            </w:pPr>
            <w:r>
              <w:rPr>
                <w:rFonts w:hint="eastAsia" w:ascii="Times New Roman" w:hAnsi="Times New Roman"/>
                <w:color w:val="000000"/>
              </w:rPr>
              <w:t>学院编号（主键）</w:t>
            </w:r>
          </w:p>
        </w:tc>
      </w:tr>
      <w:tr w14:paraId="2932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54637199">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single" w:color="auto" w:sz="8" w:space="0"/>
              <w:right w:val="nil"/>
            </w:tcBorders>
          </w:tcPr>
          <w:p w14:paraId="0609CDAE">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single" w:color="auto" w:sz="8" w:space="0"/>
              <w:right w:val="nil"/>
            </w:tcBorders>
          </w:tcPr>
          <w:p w14:paraId="4124508C">
            <w:pPr>
              <w:wordWrap/>
              <w:autoSpaceDE w:val="0"/>
              <w:autoSpaceDN w:val="0"/>
              <w:jc w:val="center"/>
              <w:rPr>
                <w:rFonts w:ascii="Times New Roman" w:hAnsi="Times New Roman"/>
                <w:color w:val="000000"/>
              </w:rPr>
            </w:pPr>
            <w:r>
              <w:rPr>
                <w:rFonts w:hint="eastAsia" w:ascii="Times New Roman" w:hAnsi="Times New Roman"/>
                <w:color w:val="000000"/>
              </w:rPr>
              <w:t>学院名称</w:t>
            </w:r>
          </w:p>
        </w:tc>
      </w:tr>
    </w:tbl>
    <w:p w14:paraId="1E828F77">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专业表主要有id、name、institution_id三个字段。如表4-5所示。</w:t>
      </w:r>
    </w:p>
    <w:p w14:paraId="11C677AA">
      <w:pPr>
        <w:pStyle w:val="46"/>
        <w:autoSpaceDE w:val="0"/>
        <w:autoSpaceDN w:val="0"/>
      </w:pPr>
      <w:r>
        <w:t>表</w:t>
      </w:r>
      <w:r>
        <w:rPr>
          <w:rFonts w:hint="eastAsia"/>
        </w:rPr>
        <w:t>4-5 专业表</w:t>
      </w:r>
    </w:p>
    <w:p w14:paraId="05E9676A">
      <w:pPr>
        <w:pStyle w:val="49"/>
        <w:autoSpaceDE w:val="0"/>
        <w:autoSpaceDN w:val="0"/>
      </w:pPr>
      <w:r>
        <w:t xml:space="preserve">Table </w:t>
      </w:r>
      <w:r>
        <w:rPr>
          <w:rFonts w:hint="eastAsia"/>
        </w:rPr>
        <w:t>4</w:t>
      </w:r>
      <w:r>
        <w:t>-</w:t>
      </w:r>
      <w:r>
        <w:rPr>
          <w:rFonts w:hint="eastAsia"/>
        </w:rPr>
        <w:t>5</w:t>
      </w:r>
      <w:r>
        <w:t xml:space="preserve"> Professional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5969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7" w:hRule="atLeast"/>
        </w:trPr>
        <w:tc>
          <w:tcPr>
            <w:tcW w:w="3083" w:type="dxa"/>
            <w:tcBorders>
              <w:top w:val="single" w:color="auto" w:sz="8" w:space="0"/>
              <w:left w:val="nil"/>
              <w:bottom w:val="single" w:color="auto" w:sz="4" w:space="0"/>
              <w:right w:val="nil"/>
            </w:tcBorders>
          </w:tcPr>
          <w:p w14:paraId="6630F8E4">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7FC9232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6257B28A">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1146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37638474">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FDD1E4B">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60E02060">
            <w:pPr>
              <w:wordWrap/>
              <w:autoSpaceDE w:val="0"/>
              <w:autoSpaceDN w:val="0"/>
              <w:jc w:val="center"/>
              <w:rPr>
                <w:rFonts w:ascii="Times New Roman" w:hAnsi="Times New Roman"/>
                <w:color w:val="000000"/>
              </w:rPr>
            </w:pPr>
            <w:r>
              <w:rPr>
                <w:rFonts w:hint="eastAsia" w:ascii="Times New Roman" w:hAnsi="Times New Roman"/>
                <w:color w:val="000000"/>
              </w:rPr>
              <w:t>专业编号（主键）</w:t>
            </w:r>
          </w:p>
        </w:tc>
      </w:tr>
      <w:tr w14:paraId="66F0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68881364">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475CC050">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4C4AA6DC">
            <w:pPr>
              <w:wordWrap/>
              <w:autoSpaceDE w:val="0"/>
              <w:autoSpaceDN w:val="0"/>
              <w:jc w:val="center"/>
              <w:rPr>
                <w:rFonts w:ascii="Times New Roman" w:hAnsi="Times New Roman"/>
                <w:color w:val="000000"/>
              </w:rPr>
            </w:pPr>
            <w:r>
              <w:rPr>
                <w:rFonts w:hint="eastAsia" w:ascii="Times New Roman" w:hAnsi="Times New Roman"/>
                <w:color w:val="000000"/>
              </w:rPr>
              <w:t>专业名称</w:t>
            </w:r>
          </w:p>
        </w:tc>
      </w:tr>
      <w:tr w14:paraId="3A52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27BCADF5">
            <w:pPr>
              <w:wordWrap/>
              <w:autoSpaceDE w:val="0"/>
              <w:autoSpaceDN w:val="0"/>
              <w:jc w:val="center"/>
              <w:rPr>
                <w:rFonts w:ascii="Times New Roman" w:hAnsi="Times New Roman"/>
                <w:color w:val="000000"/>
              </w:rPr>
            </w:pPr>
            <w:r>
              <w:rPr>
                <w:rFonts w:hint="eastAsia" w:ascii="Times New Roman" w:hAnsi="Times New Roman"/>
                <w:color w:val="000000"/>
              </w:rPr>
              <w:t>institution_id</w:t>
            </w:r>
          </w:p>
        </w:tc>
        <w:tc>
          <w:tcPr>
            <w:tcW w:w="3083" w:type="dxa"/>
            <w:tcBorders>
              <w:top w:val="nil"/>
              <w:left w:val="nil"/>
              <w:bottom w:val="single" w:color="auto" w:sz="8" w:space="0"/>
              <w:right w:val="nil"/>
            </w:tcBorders>
          </w:tcPr>
          <w:p w14:paraId="0C6A614E">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6823A3E2">
            <w:pPr>
              <w:wordWrap/>
              <w:autoSpaceDE w:val="0"/>
              <w:autoSpaceDN w:val="0"/>
              <w:jc w:val="center"/>
              <w:rPr>
                <w:rFonts w:ascii="Times New Roman" w:hAnsi="Times New Roman"/>
                <w:color w:val="000000"/>
              </w:rPr>
            </w:pPr>
            <w:r>
              <w:rPr>
                <w:rFonts w:hint="eastAsia" w:ascii="Times New Roman" w:hAnsi="Times New Roman"/>
                <w:color w:val="000000"/>
              </w:rPr>
              <w:t>学院ID（外键）</w:t>
            </w:r>
          </w:p>
        </w:tc>
      </w:tr>
    </w:tbl>
    <w:p w14:paraId="1BFE55B5">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班级表主要有id、name、grade、major_id四个字段。如表4-6所示。</w:t>
      </w:r>
    </w:p>
    <w:p w14:paraId="072AB7FB">
      <w:pPr>
        <w:pStyle w:val="46"/>
        <w:autoSpaceDE w:val="0"/>
        <w:autoSpaceDN w:val="0"/>
      </w:pPr>
      <w:r>
        <w:t>表</w:t>
      </w:r>
      <w:r>
        <w:rPr>
          <w:rFonts w:hint="eastAsia"/>
        </w:rPr>
        <w:t>4-6 班级表</w:t>
      </w:r>
    </w:p>
    <w:p w14:paraId="0CE0C6A5">
      <w:pPr>
        <w:pStyle w:val="49"/>
        <w:autoSpaceDE w:val="0"/>
        <w:autoSpaceDN w:val="0"/>
      </w:pPr>
      <w:r>
        <w:t xml:space="preserve">Table </w:t>
      </w:r>
      <w:r>
        <w:rPr>
          <w:rFonts w:hint="eastAsia"/>
        </w:rPr>
        <w:t>4</w:t>
      </w:r>
      <w:r>
        <w:t>-</w:t>
      </w:r>
      <w:r>
        <w:rPr>
          <w:rFonts w:hint="eastAsia"/>
        </w:rPr>
        <w:t>6</w:t>
      </w:r>
      <w:r>
        <w:t xml:space="preserve"> Class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7B53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26314CBC">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4C5982E4">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20FF4051">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5F8B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422319BB">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579EF17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07A2A74C">
            <w:pPr>
              <w:wordWrap/>
              <w:autoSpaceDE w:val="0"/>
              <w:autoSpaceDN w:val="0"/>
              <w:jc w:val="center"/>
              <w:rPr>
                <w:rFonts w:ascii="Times New Roman" w:hAnsi="Times New Roman"/>
                <w:color w:val="000000"/>
              </w:rPr>
            </w:pPr>
            <w:r>
              <w:rPr>
                <w:rFonts w:hint="eastAsia" w:ascii="Times New Roman" w:hAnsi="Times New Roman"/>
                <w:color w:val="000000"/>
              </w:rPr>
              <w:t>班级编号（主键）</w:t>
            </w:r>
          </w:p>
        </w:tc>
      </w:tr>
      <w:tr w14:paraId="2C86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196EA8C">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05B0CA1D">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6A46786C">
            <w:pPr>
              <w:wordWrap/>
              <w:autoSpaceDE w:val="0"/>
              <w:autoSpaceDN w:val="0"/>
              <w:jc w:val="center"/>
              <w:rPr>
                <w:rFonts w:ascii="Times New Roman" w:hAnsi="Times New Roman"/>
                <w:color w:val="000000"/>
              </w:rPr>
            </w:pPr>
            <w:r>
              <w:rPr>
                <w:rFonts w:hint="eastAsia" w:ascii="Times New Roman" w:hAnsi="Times New Roman"/>
                <w:color w:val="000000"/>
              </w:rPr>
              <w:t>班级名称</w:t>
            </w:r>
          </w:p>
        </w:tc>
      </w:tr>
      <w:tr w14:paraId="51EA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49D1A308">
            <w:pPr>
              <w:wordWrap/>
              <w:autoSpaceDE w:val="0"/>
              <w:autoSpaceDN w:val="0"/>
              <w:jc w:val="center"/>
              <w:rPr>
                <w:rFonts w:ascii="Times New Roman" w:hAnsi="Times New Roman"/>
                <w:color w:val="000000"/>
              </w:rPr>
            </w:pPr>
            <w:r>
              <w:rPr>
                <w:rFonts w:hint="eastAsia" w:ascii="Times New Roman" w:hAnsi="Times New Roman"/>
                <w:color w:val="000000"/>
              </w:rPr>
              <w:t>grade</w:t>
            </w:r>
          </w:p>
        </w:tc>
        <w:tc>
          <w:tcPr>
            <w:tcW w:w="3083" w:type="dxa"/>
            <w:tcBorders>
              <w:top w:val="nil"/>
              <w:left w:val="nil"/>
              <w:bottom w:val="nil"/>
              <w:right w:val="nil"/>
            </w:tcBorders>
          </w:tcPr>
          <w:p w14:paraId="0A6845D9">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5D4C4470">
            <w:pPr>
              <w:wordWrap/>
              <w:autoSpaceDE w:val="0"/>
              <w:autoSpaceDN w:val="0"/>
              <w:jc w:val="center"/>
              <w:rPr>
                <w:rFonts w:ascii="Times New Roman" w:hAnsi="Times New Roman"/>
                <w:color w:val="000000"/>
              </w:rPr>
            </w:pPr>
            <w:r>
              <w:rPr>
                <w:rFonts w:hint="eastAsia" w:ascii="Times New Roman" w:hAnsi="Times New Roman"/>
                <w:color w:val="000000"/>
              </w:rPr>
              <w:t>年级</w:t>
            </w:r>
          </w:p>
        </w:tc>
      </w:tr>
      <w:tr w14:paraId="438C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25E98C03">
            <w:pPr>
              <w:wordWrap/>
              <w:autoSpaceDE w:val="0"/>
              <w:autoSpaceDN w:val="0"/>
              <w:jc w:val="center"/>
              <w:rPr>
                <w:rFonts w:ascii="Times New Roman" w:hAnsi="Times New Roman"/>
                <w:color w:val="000000"/>
              </w:rPr>
            </w:pPr>
            <w:r>
              <w:rPr>
                <w:rFonts w:hint="eastAsia" w:ascii="Times New Roman" w:hAnsi="Times New Roman"/>
                <w:color w:val="000000"/>
              </w:rPr>
              <w:t>major_id</w:t>
            </w:r>
          </w:p>
        </w:tc>
        <w:tc>
          <w:tcPr>
            <w:tcW w:w="3083" w:type="dxa"/>
            <w:tcBorders>
              <w:top w:val="nil"/>
              <w:left w:val="nil"/>
              <w:bottom w:val="single" w:color="auto" w:sz="8" w:space="0"/>
              <w:right w:val="nil"/>
            </w:tcBorders>
          </w:tcPr>
          <w:p w14:paraId="0BAD04F8">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07A44237">
            <w:pPr>
              <w:wordWrap/>
              <w:autoSpaceDE w:val="0"/>
              <w:autoSpaceDN w:val="0"/>
              <w:jc w:val="center"/>
              <w:rPr>
                <w:rFonts w:ascii="Times New Roman" w:hAnsi="Times New Roman"/>
                <w:color w:val="000000"/>
              </w:rPr>
            </w:pPr>
            <w:r>
              <w:rPr>
                <w:rFonts w:hint="eastAsia" w:ascii="Times New Roman" w:hAnsi="Times New Roman"/>
                <w:color w:val="000000"/>
              </w:rPr>
              <w:t>专业ID（外键）</w:t>
            </w:r>
          </w:p>
        </w:tc>
      </w:tr>
    </w:tbl>
    <w:p w14:paraId="0D9C96ED">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课程表主要有id、name两个字段。如表4-7所示。</w:t>
      </w:r>
    </w:p>
    <w:p w14:paraId="4B56A9E2">
      <w:pPr>
        <w:pStyle w:val="46"/>
        <w:autoSpaceDE w:val="0"/>
        <w:autoSpaceDN w:val="0"/>
      </w:pPr>
      <w:r>
        <w:t>表</w:t>
      </w:r>
      <w:r>
        <w:rPr>
          <w:rFonts w:hint="eastAsia"/>
        </w:rPr>
        <w:t>4-7 课程表</w:t>
      </w:r>
    </w:p>
    <w:p w14:paraId="56C02E3F">
      <w:pPr>
        <w:pStyle w:val="49"/>
        <w:autoSpaceDE w:val="0"/>
        <w:autoSpaceDN w:val="0"/>
      </w:pPr>
      <w:r>
        <w:t xml:space="preserve">Table </w:t>
      </w:r>
      <w:r>
        <w:rPr>
          <w:rFonts w:hint="eastAsia"/>
        </w:rPr>
        <w:t>4</w:t>
      </w:r>
      <w:r>
        <w:t>-</w:t>
      </w:r>
      <w:r>
        <w:rPr>
          <w:rFonts w:hint="eastAsia"/>
        </w:rPr>
        <w:t>7</w:t>
      </w:r>
      <w:r>
        <w:t xml:space="preserve"> Course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6893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25BB1D5A">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1661BFD8">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3F097326">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4FE4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738C1B81">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61080F7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0D45F56A">
            <w:pPr>
              <w:wordWrap/>
              <w:autoSpaceDE w:val="0"/>
              <w:autoSpaceDN w:val="0"/>
              <w:jc w:val="center"/>
              <w:rPr>
                <w:rFonts w:ascii="Times New Roman" w:hAnsi="Times New Roman"/>
                <w:color w:val="000000"/>
              </w:rPr>
            </w:pPr>
            <w:r>
              <w:rPr>
                <w:rFonts w:hint="eastAsia" w:ascii="Times New Roman" w:hAnsi="Times New Roman"/>
                <w:color w:val="000000"/>
              </w:rPr>
              <w:t>课程编号（主键）</w:t>
            </w:r>
          </w:p>
        </w:tc>
      </w:tr>
      <w:tr w14:paraId="5476F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128C102D">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single" w:color="auto" w:sz="8" w:space="0"/>
              <w:right w:val="nil"/>
            </w:tcBorders>
          </w:tcPr>
          <w:p w14:paraId="22553D1B">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single" w:color="auto" w:sz="8" w:space="0"/>
              <w:right w:val="nil"/>
            </w:tcBorders>
          </w:tcPr>
          <w:p w14:paraId="3B15F579">
            <w:pPr>
              <w:wordWrap/>
              <w:autoSpaceDE w:val="0"/>
              <w:autoSpaceDN w:val="0"/>
              <w:jc w:val="center"/>
              <w:rPr>
                <w:rFonts w:ascii="Times New Roman" w:hAnsi="Times New Roman"/>
                <w:color w:val="000000"/>
              </w:rPr>
            </w:pPr>
            <w:r>
              <w:rPr>
                <w:rFonts w:hint="eastAsia" w:ascii="Times New Roman" w:hAnsi="Times New Roman"/>
                <w:color w:val="000000"/>
              </w:rPr>
              <w:t>课程名称</w:t>
            </w:r>
          </w:p>
        </w:tc>
      </w:tr>
    </w:tbl>
    <w:p w14:paraId="72659FF2">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章节表主要有id、name、subject_id三个字段。如表4-8所示。</w:t>
      </w:r>
    </w:p>
    <w:p w14:paraId="3FB5F0B7">
      <w:pPr>
        <w:pStyle w:val="46"/>
        <w:autoSpaceDE w:val="0"/>
        <w:autoSpaceDN w:val="0"/>
      </w:pPr>
      <w:r>
        <w:t>表</w:t>
      </w:r>
      <w:r>
        <w:rPr>
          <w:rFonts w:hint="eastAsia"/>
        </w:rPr>
        <w:t>4-8 章节表</w:t>
      </w:r>
    </w:p>
    <w:p w14:paraId="41E0623D">
      <w:pPr>
        <w:pStyle w:val="49"/>
        <w:autoSpaceDE w:val="0"/>
        <w:autoSpaceDN w:val="0"/>
      </w:pPr>
      <w:r>
        <w:t xml:space="preserve">Table </w:t>
      </w:r>
      <w:r>
        <w:rPr>
          <w:rFonts w:hint="eastAsia"/>
        </w:rPr>
        <w:t>4</w:t>
      </w:r>
      <w:r>
        <w:t>-</w:t>
      </w:r>
      <w:r>
        <w:rPr>
          <w:rFonts w:hint="eastAsia"/>
        </w:rPr>
        <w:t>8</w:t>
      </w:r>
      <w:r>
        <w:t xml:space="preserve"> Chapter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6B0E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58259C1E">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35E3228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65B1A4DC">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2BD8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23BBABFF">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1C20D02">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3C79E87C">
            <w:pPr>
              <w:wordWrap/>
              <w:autoSpaceDE w:val="0"/>
              <w:autoSpaceDN w:val="0"/>
              <w:jc w:val="center"/>
              <w:rPr>
                <w:rFonts w:ascii="Times New Roman" w:hAnsi="Times New Roman"/>
                <w:color w:val="000000"/>
              </w:rPr>
            </w:pPr>
            <w:r>
              <w:rPr>
                <w:rFonts w:hint="eastAsia" w:ascii="Times New Roman" w:hAnsi="Times New Roman"/>
                <w:color w:val="000000"/>
              </w:rPr>
              <w:t>章节编号（主键）</w:t>
            </w:r>
          </w:p>
        </w:tc>
      </w:tr>
      <w:tr w14:paraId="54B7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0831B74">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30C0FD58">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76C3E864">
            <w:pPr>
              <w:wordWrap/>
              <w:autoSpaceDE w:val="0"/>
              <w:autoSpaceDN w:val="0"/>
              <w:jc w:val="center"/>
              <w:rPr>
                <w:rFonts w:ascii="Times New Roman" w:hAnsi="Times New Roman"/>
                <w:color w:val="000000"/>
              </w:rPr>
            </w:pPr>
            <w:r>
              <w:rPr>
                <w:rFonts w:hint="eastAsia" w:ascii="Times New Roman" w:hAnsi="Times New Roman"/>
                <w:color w:val="000000"/>
              </w:rPr>
              <w:t>章节名称</w:t>
            </w:r>
          </w:p>
        </w:tc>
      </w:tr>
      <w:tr w14:paraId="028B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132685AD">
            <w:pPr>
              <w:wordWrap/>
              <w:autoSpaceDE w:val="0"/>
              <w:autoSpaceDN w:val="0"/>
              <w:jc w:val="center"/>
              <w:rPr>
                <w:rFonts w:ascii="Times New Roman" w:hAnsi="Times New Roman"/>
                <w:color w:val="000000"/>
              </w:rPr>
            </w:pPr>
            <w:r>
              <w:rPr>
                <w:rFonts w:hint="eastAsia" w:ascii="Times New Roman" w:hAnsi="Times New Roman"/>
                <w:color w:val="000000"/>
              </w:rPr>
              <w:t>subject_id</w:t>
            </w:r>
          </w:p>
        </w:tc>
        <w:tc>
          <w:tcPr>
            <w:tcW w:w="3083" w:type="dxa"/>
            <w:tcBorders>
              <w:top w:val="nil"/>
              <w:left w:val="nil"/>
              <w:bottom w:val="single" w:color="auto" w:sz="8" w:space="0"/>
              <w:right w:val="nil"/>
            </w:tcBorders>
          </w:tcPr>
          <w:p w14:paraId="47E30554">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6B504C4B">
            <w:pPr>
              <w:wordWrap/>
              <w:autoSpaceDE w:val="0"/>
              <w:autoSpaceDN w:val="0"/>
              <w:jc w:val="center"/>
              <w:rPr>
                <w:rFonts w:ascii="Times New Roman" w:hAnsi="Times New Roman"/>
                <w:color w:val="000000"/>
              </w:rPr>
            </w:pPr>
            <w:r>
              <w:rPr>
                <w:rFonts w:hint="eastAsia" w:ascii="Times New Roman" w:hAnsi="Times New Roman"/>
                <w:color w:val="000000"/>
              </w:rPr>
              <w:t>课程ID（外键）</w:t>
            </w:r>
          </w:p>
        </w:tc>
      </w:tr>
    </w:tbl>
    <w:p w14:paraId="4625705C">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知识点表主要有id、name、chapter_id三个字段。如表4-9所示。</w:t>
      </w:r>
    </w:p>
    <w:p w14:paraId="255457FC">
      <w:pPr>
        <w:pStyle w:val="46"/>
        <w:autoSpaceDE w:val="0"/>
        <w:autoSpaceDN w:val="0"/>
      </w:pPr>
      <w:r>
        <w:t>表</w:t>
      </w:r>
      <w:r>
        <w:rPr>
          <w:rFonts w:hint="eastAsia"/>
        </w:rPr>
        <w:t>4-9 知识点表</w:t>
      </w:r>
    </w:p>
    <w:p w14:paraId="2FC031DE">
      <w:pPr>
        <w:pStyle w:val="49"/>
        <w:autoSpaceDE w:val="0"/>
        <w:autoSpaceDN w:val="0"/>
      </w:pPr>
      <w:r>
        <w:t xml:space="preserve">Table </w:t>
      </w:r>
      <w:r>
        <w:rPr>
          <w:rFonts w:hint="eastAsia"/>
        </w:rPr>
        <w:t>4</w:t>
      </w:r>
      <w:r>
        <w:t>-</w:t>
      </w:r>
      <w:r>
        <w:rPr>
          <w:rFonts w:hint="eastAsia"/>
        </w:rPr>
        <w:t>9</w:t>
      </w:r>
      <w:r>
        <w:t xml:space="preserve"> Knowledge Points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382E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7B45EAE2">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4450ED1E">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6FA56C0A">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CC5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73CEF3BA">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65690C9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0A1618E4">
            <w:pPr>
              <w:wordWrap/>
              <w:autoSpaceDE w:val="0"/>
              <w:autoSpaceDN w:val="0"/>
              <w:jc w:val="center"/>
              <w:rPr>
                <w:rFonts w:ascii="Times New Roman" w:hAnsi="Times New Roman"/>
                <w:color w:val="000000"/>
              </w:rPr>
            </w:pPr>
            <w:r>
              <w:rPr>
                <w:rFonts w:hint="eastAsia" w:ascii="Times New Roman" w:hAnsi="Times New Roman"/>
                <w:color w:val="000000"/>
              </w:rPr>
              <w:t>知识点编号（主键）</w:t>
            </w:r>
          </w:p>
        </w:tc>
      </w:tr>
      <w:tr w14:paraId="34F9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123B2A7C">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02D9A4F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VARCHAR(32)</w:t>
            </w:r>
          </w:p>
        </w:tc>
        <w:tc>
          <w:tcPr>
            <w:tcW w:w="3083" w:type="dxa"/>
            <w:tcBorders>
              <w:top w:val="nil"/>
              <w:left w:val="nil"/>
              <w:bottom w:val="nil"/>
              <w:right w:val="nil"/>
            </w:tcBorders>
          </w:tcPr>
          <w:p w14:paraId="729ABAB2">
            <w:pPr>
              <w:wordWrap/>
              <w:autoSpaceDE w:val="0"/>
              <w:autoSpaceDN w:val="0"/>
              <w:jc w:val="center"/>
              <w:rPr>
                <w:rFonts w:ascii="Times New Roman" w:hAnsi="Times New Roman"/>
                <w:color w:val="000000"/>
              </w:rPr>
            </w:pPr>
            <w:r>
              <w:rPr>
                <w:rFonts w:hint="eastAsia" w:ascii="Times New Roman" w:hAnsi="Times New Roman"/>
                <w:color w:val="000000"/>
              </w:rPr>
              <w:t>知识点名称</w:t>
            </w:r>
          </w:p>
        </w:tc>
      </w:tr>
      <w:tr w14:paraId="22A9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59524EDF">
            <w:pPr>
              <w:wordWrap/>
              <w:autoSpaceDE w:val="0"/>
              <w:autoSpaceDN w:val="0"/>
              <w:jc w:val="center"/>
              <w:rPr>
                <w:rFonts w:ascii="Times New Roman" w:hAnsi="Times New Roman"/>
                <w:color w:val="000000"/>
              </w:rPr>
            </w:pPr>
            <w:r>
              <w:rPr>
                <w:rFonts w:hint="eastAsia" w:ascii="Times New Roman" w:hAnsi="Times New Roman"/>
                <w:color w:val="000000"/>
              </w:rPr>
              <w:t>chapter_id</w:t>
            </w:r>
          </w:p>
        </w:tc>
        <w:tc>
          <w:tcPr>
            <w:tcW w:w="3083" w:type="dxa"/>
            <w:tcBorders>
              <w:top w:val="nil"/>
              <w:left w:val="nil"/>
              <w:bottom w:val="single" w:color="auto" w:sz="8" w:space="0"/>
              <w:right w:val="nil"/>
            </w:tcBorders>
          </w:tcPr>
          <w:p w14:paraId="45A8A18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7149435B">
            <w:pPr>
              <w:wordWrap/>
              <w:autoSpaceDE w:val="0"/>
              <w:autoSpaceDN w:val="0"/>
              <w:jc w:val="center"/>
              <w:rPr>
                <w:rFonts w:ascii="Times New Roman" w:hAnsi="Times New Roman"/>
                <w:color w:val="000000"/>
              </w:rPr>
            </w:pPr>
            <w:r>
              <w:rPr>
                <w:rFonts w:hint="eastAsia" w:ascii="Times New Roman" w:hAnsi="Times New Roman"/>
                <w:color w:val="000000"/>
              </w:rPr>
              <w:t>章节ID（外键）</w:t>
            </w:r>
          </w:p>
        </w:tc>
      </w:tr>
    </w:tbl>
    <w:p w14:paraId="6AA8740D">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试题表主要有id、question、analysis、answer、score_value、type、level、knowledgePoints八个字段。如表4-10所示。</w:t>
      </w:r>
    </w:p>
    <w:p w14:paraId="0A62C96C">
      <w:pPr>
        <w:tabs>
          <w:tab w:val="left" w:pos="720"/>
        </w:tabs>
        <w:wordWrap/>
        <w:autoSpaceDE w:val="0"/>
        <w:autoSpaceDN w:val="0"/>
        <w:spacing w:line="360" w:lineRule="auto"/>
        <w:rPr>
          <w:rFonts w:ascii="Times New Roman" w:hAnsi="Times New Roman" w:cs="宋体"/>
          <w:sz w:val="24"/>
          <w:szCs w:val="24"/>
        </w:rPr>
      </w:pPr>
    </w:p>
    <w:p w14:paraId="72DB642E">
      <w:pPr>
        <w:tabs>
          <w:tab w:val="left" w:pos="720"/>
        </w:tabs>
        <w:wordWrap/>
        <w:autoSpaceDE w:val="0"/>
        <w:autoSpaceDN w:val="0"/>
        <w:spacing w:line="360" w:lineRule="auto"/>
        <w:rPr>
          <w:rFonts w:hint="eastAsia" w:ascii="Times New Roman" w:hAnsi="Times New Roman" w:cs="宋体"/>
          <w:sz w:val="24"/>
          <w:szCs w:val="24"/>
        </w:rPr>
      </w:pPr>
    </w:p>
    <w:p w14:paraId="5B791041">
      <w:pPr>
        <w:pStyle w:val="46"/>
        <w:autoSpaceDE w:val="0"/>
        <w:autoSpaceDN w:val="0"/>
      </w:pPr>
      <w:r>
        <w:t>表</w:t>
      </w:r>
      <w:r>
        <w:rPr>
          <w:rFonts w:hint="eastAsia"/>
        </w:rPr>
        <w:t>4-10 试题表</w:t>
      </w:r>
    </w:p>
    <w:p w14:paraId="4E717F47">
      <w:pPr>
        <w:pStyle w:val="49"/>
        <w:autoSpaceDE w:val="0"/>
        <w:autoSpaceDN w:val="0"/>
      </w:pPr>
      <w:r>
        <w:t xml:space="preserve">Table </w:t>
      </w:r>
      <w:r>
        <w:rPr>
          <w:rFonts w:hint="eastAsia"/>
        </w:rPr>
        <w:t>4</w:t>
      </w:r>
      <w:r>
        <w:t>-</w:t>
      </w:r>
      <w:r>
        <w:rPr>
          <w:rFonts w:hint="eastAsia"/>
        </w:rPr>
        <w:t>10</w:t>
      </w:r>
      <w:r>
        <w:t xml:space="preserve"> Test Question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0FD7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732CB5AF">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1542F430">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449E816C">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1C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66777188">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0F4B63E6">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5A441AD6">
            <w:pPr>
              <w:wordWrap/>
              <w:autoSpaceDE w:val="0"/>
              <w:autoSpaceDN w:val="0"/>
              <w:jc w:val="center"/>
              <w:rPr>
                <w:rFonts w:ascii="Times New Roman" w:hAnsi="Times New Roman"/>
                <w:color w:val="000000"/>
              </w:rPr>
            </w:pPr>
            <w:r>
              <w:rPr>
                <w:rFonts w:hint="eastAsia" w:ascii="Times New Roman" w:hAnsi="Times New Roman"/>
                <w:color w:val="000000"/>
              </w:rPr>
              <w:t>试题编号（主键）</w:t>
            </w:r>
          </w:p>
        </w:tc>
      </w:tr>
      <w:tr w14:paraId="7DF6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40377A7">
            <w:pPr>
              <w:wordWrap/>
              <w:autoSpaceDE w:val="0"/>
              <w:autoSpaceDN w:val="0"/>
              <w:jc w:val="center"/>
              <w:rPr>
                <w:rFonts w:ascii="Times New Roman" w:hAnsi="Times New Roman"/>
                <w:color w:val="000000"/>
              </w:rPr>
            </w:pPr>
            <w:r>
              <w:rPr>
                <w:rFonts w:hint="eastAsia" w:ascii="Times New Roman" w:hAnsi="Times New Roman"/>
                <w:color w:val="000000"/>
              </w:rPr>
              <w:t>question</w:t>
            </w:r>
          </w:p>
        </w:tc>
        <w:tc>
          <w:tcPr>
            <w:tcW w:w="3083" w:type="dxa"/>
            <w:tcBorders>
              <w:top w:val="nil"/>
              <w:left w:val="nil"/>
              <w:bottom w:val="nil"/>
              <w:right w:val="nil"/>
            </w:tcBorders>
          </w:tcPr>
          <w:p w14:paraId="0412124C">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VARCHAR(1024)</w:t>
            </w:r>
          </w:p>
        </w:tc>
        <w:tc>
          <w:tcPr>
            <w:tcW w:w="3083" w:type="dxa"/>
            <w:tcBorders>
              <w:top w:val="nil"/>
              <w:left w:val="nil"/>
              <w:bottom w:val="nil"/>
              <w:right w:val="nil"/>
            </w:tcBorders>
          </w:tcPr>
          <w:p w14:paraId="4454A2CF">
            <w:pPr>
              <w:wordWrap/>
              <w:autoSpaceDE w:val="0"/>
              <w:autoSpaceDN w:val="0"/>
              <w:jc w:val="center"/>
              <w:rPr>
                <w:rFonts w:ascii="Times New Roman" w:hAnsi="Times New Roman"/>
                <w:color w:val="000000"/>
              </w:rPr>
            </w:pPr>
            <w:r>
              <w:rPr>
                <w:rFonts w:hint="eastAsia" w:ascii="Times New Roman" w:hAnsi="Times New Roman"/>
                <w:color w:val="000000"/>
              </w:rPr>
              <w:t>试题题目</w:t>
            </w:r>
          </w:p>
        </w:tc>
      </w:tr>
      <w:tr w14:paraId="5A28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7CF1C8A1">
            <w:pPr>
              <w:wordWrap/>
              <w:autoSpaceDE w:val="0"/>
              <w:autoSpaceDN w:val="0"/>
              <w:jc w:val="center"/>
              <w:rPr>
                <w:rFonts w:ascii="Times New Roman" w:hAnsi="Times New Roman"/>
                <w:color w:val="000000"/>
              </w:rPr>
            </w:pPr>
            <w:r>
              <w:rPr>
                <w:rFonts w:hint="eastAsia" w:ascii="Times New Roman" w:hAnsi="Times New Roman"/>
                <w:color w:val="000000"/>
              </w:rPr>
              <w:t>analysis</w:t>
            </w:r>
          </w:p>
        </w:tc>
        <w:tc>
          <w:tcPr>
            <w:tcW w:w="3083" w:type="dxa"/>
            <w:tcBorders>
              <w:top w:val="nil"/>
              <w:left w:val="nil"/>
              <w:bottom w:val="nil"/>
              <w:right w:val="nil"/>
            </w:tcBorders>
          </w:tcPr>
          <w:p w14:paraId="62AAC5B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VARCHAR(1024)</w:t>
            </w:r>
          </w:p>
        </w:tc>
        <w:tc>
          <w:tcPr>
            <w:tcW w:w="3083" w:type="dxa"/>
            <w:tcBorders>
              <w:top w:val="nil"/>
              <w:left w:val="nil"/>
              <w:bottom w:val="nil"/>
              <w:right w:val="nil"/>
            </w:tcBorders>
          </w:tcPr>
          <w:p w14:paraId="4C6F0538">
            <w:pPr>
              <w:wordWrap/>
              <w:autoSpaceDE w:val="0"/>
              <w:autoSpaceDN w:val="0"/>
              <w:jc w:val="center"/>
              <w:rPr>
                <w:rFonts w:ascii="Times New Roman" w:hAnsi="Times New Roman"/>
                <w:color w:val="000000"/>
              </w:rPr>
            </w:pPr>
            <w:r>
              <w:rPr>
                <w:rFonts w:hint="eastAsia" w:ascii="Times New Roman" w:hAnsi="Times New Roman" w:cs="宋体"/>
                <w:color w:val="000000"/>
                <w:lang w:bidi="ar"/>
              </w:rPr>
              <w:t>试题解析</w:t>
            </w:r>
          </w:p>
        </w:tc>
      </w:tr>
      <w:tr w14:paraId="6EAD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508A50D6">
            <w:pPr>
              <w:wordWrap/>
              <w:autoSpaceDE w:val="0"/>
              <w:autoSpaceDN w:val="0"/>
              <w:jc w:val="center"/>
              <w:rPr>
                <w:rFonts w:ascii="Times New Roman" w:hAnsi="Times New Roman"/>
                <w:color w:val="000000"/>
              </w:rPr>
            </w:pPr>
            <w:r>
              <w:rPr>
                <w:rFonts w:hint="eastAsia" w:ascii="Times New Roman" w:hAnsi="Times New Roman"/>
                <w:color w:val="000000"/>
              </w:rPr>
              <w:t>answer</w:t>
            </w:r>
          </w:p>
        </w:tc>
        <w:tc>
          <w:tcPr>
            <w:tcW w:w="3083" w:type="dxa"/>
            <w:tcBorders>
              <w:top w:val="nil"/>
              <w:left w:val="nil"/>
              <w:bottom w:val="nil"/>
              <w:right w:val="nil"/>
            </w:tcBorders>
          </w:tcPr>
          <w:p w14:paraId="654C07A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VARCHAR(1024)</w:t>
            </w:r>
          </w:p>
        </w:tc>
        <w:tc>
          <w:tcPr>
            <w:tcW w:w="3083" w:type="dxa"/>
            <w:tcBorders>
              <w:top w:val="nil"/>
              <w:left w:val="nil"/>
              <w:bottom w:val="nil"/>
              <w:right w:val="nil"/>
            </w:tcBorders>
          </w:tcPr>
          <w:p w14:paraId="30CE1FFB">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试题答案</w:t>
            </w:r>
          </w:p>
        </w:tc>
      </w:tr>
      <w:tr w14:paraId="1363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1802FE29">
            <w:pPr>
              <w:wordWrap/>
              <w:autoSpaceDE w:val="0"/>
              <w:autoSpaceDN w:val="0"/>
              <w:jc w:val="center"/>
              <w:rPr>
                <w:rFonts w:ascii="Times New Roman" w:hAnsi="Times New Roman"/>
                <w:color w:val="000000"/>
              </w:rPr>
            </w:pPr>
            <w:r>
              <w:rPr>
                <w:rFonts w:hint="eastAsia" w:ascii="Times New Roman" w:hAnsi="Times New Roman"/>
                <w:color w:val="000000"/>
              </w:rPr>
              <w:t>score_value</w:t>
            </w:r>
          </w:p>
        </w:tc>
        <w:tc>
          <w:tcPr>
            <w:tcW w:w="3083" w:type="dxa"/>
            <w:tcBorders>
              <w:top w:val="nil"/>
              <w:left w:val="nil"/>
              <w:bottom w:val="nil"/>
              <w:right w:val="nil"/>
            </w:tcBorders>
          </w:tcPr>
          <w:p w14:paraId="45DD18D3">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4E0E3DC1">
            <w:pPr>
              <w:wordWrap/>
              <w:autoSpaceDE w:val="0"/>
              <w:autoSpaceDN w:val="0"/>
              <w:jc w:val="center"/>
              <w:rPr>
                <w:rFonts w:ascii="Times New Roman" w:hAnsi="Times New Roman"/>
                <w:color w:val="000000"/>
              </w:rPr>
            </w:pPr>
            <w:r>
              <w:rPr>
                <w:rFonts w:hint="eastAsia" w:ascii="Times New Roman" w:hAnsi="Times New Roman"/>
                <w:color w:val="000000"/>
              </w:rPr>
              <w:t>分值</w:t>
            </w:r>
          </w:p>
        </w:tc>
      </w:tr>
      <w:tr w14:paraId="0E76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7B76DC73">
            <w:pPr>
              <w:wordWrap/>
              <w:autoSpaceDE w:val="0"/>
              <w:autoSpaceDN w:val="0"/>
              <w:jc w:val="center"/>
              <w:rPr>
                <w:rFonts w:ascii="Times New Roman" w:hAnsi="Times New Roman"/>
                <w:color w:val="000000"/>
              </w:rPr>
            </w:pPr>
            <w:r>
              <w:rPr>
                <w:rFonts w:hint="eastAsia" w:ascii="Times New Roman" w:hAnsi="Times New Roman"/>
                <w:color w:val="000000"/>
              </w:rPr>
              <w:t>type</w:t>
            </w:r>
          </w:p>
        </w:tc>
        <w:tc>
          <w:tcPr>
            <w:tcW w:w="3083" w:type="dxa"/>
            <w:tcBorders>
              <w:top w:val="nil"/>
              <w:left w:val="nil"/>
              <w:bottom w:val="nil"/>
              <w:right w:val="nil"/>
            </w:tcBorders>
          </w:tcPr>
          <w:p w14:paraId="19F411F4">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ENUM</w:t>
            </w:r>
          </w:p>
        </w:tc>
        <w:tc>
          <w:tcPr>
            <w:tcW w:w="3083" w:type="dxa"/>
            <w:tcBorders>
              <w:top w:val="nil"/>
              <w:left w:val="nil"/>
              <w:bottom w:val="nil"/>
              <w:right w:val="nil"/>
            </w:tcBorders>
          </w:tcPr>
          <w:p w14:paraId="43617FF4">
            <w:pPr>
              <w:wordWrap/>
              <w:autoSpaceDE w:val="0"/>
              <w:autoSpaceDN w:val="0"/>
              <w:jc w:val="center"/>
              <w:rPr>
                <w:rFonts w:ascii="Times New Roman" w:hAnsi="Times New Roman"/>
                <w:color w:val="000000"/>
              </w:rPr>
            </w:pPr>
            <w:r>
              <w:rPr>
                <w:rFonts w:hint="eastAsia" w:ascii="Times New Roman" w:hAnsi="Times New Roman"/>
                <w:color w:val="000000"/>
              </w:rPr>
              <w:t>题型</w:t>
            </w:r>
          </w:p>
        </w:tc>
      </w:tr>
      <w:tr w14:paraId="4D25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73B169C7">
            <w:pPr>
              <w:wordWrap/>
              <w:autoSpaceDE w:val="0"/>
              <w:autoSpaceDN w:val="0"/>
              <w:jc w:val="center"/>
              <w:rPr>
                <w:rFonts w:ascii="Times New Roman" w:hAnsi="Times New Roman"/>
                <w:color w:val="000000"/>
              </w:rPr>
            </w:pPr>
            <w:r>
              <w:rPr>
                <w:rFonts w:hint="eastAsia" w:ascii="Times New Roman" w:hAnsi="Times New Roman"/>
                <w:color w:val="000000"/>
              </w:rPr>
              <w:t>level</w:t>
            </w:r>
          </w:p>
        </w:tc>
        <w:tc>
          <w:tcPr>
            <w:tcW w:w="3083" w:type="dxa"/>
            <w:tcBorders>
              <w:top w:val="nil"/>
              <w:left w:val="nil"/>
              <w:bottom w:val="nil"/>
              <w:right w:val="nil"/>
            </w:tcBorders>
          </w:tcPr>
          <w:p w14:paraId="7833E95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ENUM</w:t>
            </w:r>
          </w:p>
        </w:tc>
        <w:tc>
          <w:tcPr>
            <w:tcW w:w="3083" w:type="dxa"/>
            <w:tcBorders>
              <w:top w:val="nil"/>
              <w:left w:val="nil"/>
              <w:bottom w:val="nil"/>
              <w:right w:val="nil"/>
            </w:tcBorders>
          </w:tcPr>
          <w:p w14:paraId="7A8B4D66">
            <w:pPr>
              <w:wordWrap/>
              <w:autoSpaceDE w:val="0"/>
              <w:autoSpaceDN w:val="0"/>
              <w:jc w:val="center"/>
              <w:rPr>
                <w:rFonts w:ascii="Times New Roman" w:hAnsi="Times New Roman"/>
                <w:color w:val="000000"/>
              </w:rPr>
            </w:pPr>
            <w:r>
              <w:rPr>
                <w:rFonts w:hint="eastAsia" w:ascii="Times New Roman" w:hAnsi="Times New Roman"/>
                <w:color w:val="000000"/>
              </w:rPr>
              <w:t>难度</w:t>
            </w:r>
          </w:p>
        </w:tc>
      </w:tr>
      <w:tr w14:paraId="2760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2771C67D">
            <w:pPr>
              <w:wordWrap/>
              <w:autoSpaceDE w:val="0"/>
              <w:autoSpaceDN w:val="0"/>
              <w:jc w:val="center"/>
              <w:rPr>
                <w:rFonts w:ascii="Times New Roman" w:hAnsi="Times New Roman"/>
                <w:color w:val="000000"/>
              </w:rPr>
            </w:pPr>
            <w:r>
              <w:rPr>
                <w:rFonts w:hint="eastAsia" w:ascii="Times New Roman" w:hAnsi="Times New Roman"/>
                <w:color w:val="000000"/>
              </w:rPr>
              <w:t>knowledgePoints</w:t>
            </w:r>
          </w:p>
        </w:tc>
        <w:tc>
          <w:tcPr>
            <w:tcW w:w="3083" w:type="dxa"/>
            <w:tcBorders>
              <w:top w:val="nil"/>
              <w:left w:val="nil"/>
              <w:bottom w:val="single" w:color="auto" w:sz="8" w:space="0"/>
              <w:right w:val="nil"/>
            </w:tcBorders>
          </w:tcPr>
          <w:p w14:paraId="52D85FC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VARCHAR(64)</w:t>
            </w:r>
          </w:p>
        </w:tc>
        <w:tc>
          <w:tcPr>
            <w:tcW w:w="3083" w:type="dxa"/>
            <w:tcBorders>
              <w:top w:val="nil"/>
              <w:left w:val="nil"/>
              <w:bottom w:val="single" w:color="auto" w:sz="8" w:space="0"/>
              <w:right w:val="nil"/>
            </w:tcBorders>
          </w:tcPr>
          <w:p w14:paraId="51E05D18">
            <w:pPr>
              <w:wordWrap/>
              <w:autoSpaceDE w:val="0"/>
              <w:autoSpaceDN w:val="0"/>
              <w:jc w:val="center"/>
              <w:rPr>
                <w:rFonts w:ascii="Times New Roman" w:hAnsi="Times New Roman"/>
                <w:color w:val="000000"/>
              </w:rPr>
            </w:pPr>
            <w:r>
              <w:rPr>
                <w:rFonts w:hint="eastAsia" w:ascii="Times New Roman" w:hAnsi="Times New Roman"/>
                <w:color w:val="000000"/>
              </w:rPr>
              <w:t>所属知识点列表</w:t>
            </w:r>
          </w:p>
        </w:tc>
      </w:tr>
    </w:tbl>
    <w:p w14:paraId="092B0C16">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试卷表主要有id、name、subject_id、total_score四个字段。如表4-11所示。</w:t>
      </w:r>
    </w:p>
    <w:p w14:paraId="537B5E64">
      <w:pPr>
        <w:pStyle w:val="46"/>
        <w:autoSpaceDE w:val="0"/>
        <w:autoSpaceDN w:val="0"/>
      </w:pPr>
      <w:r>
        <w:t>表</w:t>
      </w:r>
      <w:r>
        <w:rPr>
          <w:rFonts w:hint="eastAsia"/>
        </w:rPr>
        <w:t>4-11 试卷表</w:t>
      </w:r>
    </w:p>
    <w:p w14:paraId="3EE0F739">
      <w:pPr>
        <w:pStyle w:val="49"/>
        <w:autoSpaceDE w:val="0"/>
        <w:autoSpaceDN w:val="0"/>
      </w:pPr>
      <w:r>
        <w:t xml:space="preserve">Table </w:t>
      </w:r>
      <w:r>
        <w:rPr>
          <w:rFonts w:hint="eastAsia"/>
        </w:rPr>
        <w:t>4</w:t>
      </w:r>
      <w:r>
        <w:t>-</w:t>
      </w:r>
      <w:r>
        <w:rPr>
          <w:rFonts w:hint="eastAsia"/>
        </w:rPr>
        <w:t>11</w:t>
      </w:r>
      <w:r>
        <w:t xml:space="preserve"> Test Paper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68DF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577917D4">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5B93FCD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5758130E">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66504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72B1BCFC">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27AC0E41">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0EAB8D16">
            <w:pPr>
              <w:wordWrap/>
              <w:autoSpaceDE w:val="0"/>
              <w:autoSpaceDN w:val="0"/>
              <w:jc w:val="center"/>
              <w:rPr>
                <w:rFonts w:ascii="Times New Roman" w:hAnsi="Times New Roman"/>
                <w:color w:val="000000"/>
              </w:rPr>
            </w:pPr>
            <w:r>
              <w:rPr>
                <w:rFonts w:hint="eastAsia" w:ascii="Times New Roman" w:hAnsi="Times New Roman"/>
                <w:color w:val="000000"/>
              </w:rPr>
              <w:t>试卷编号（主键）</w:t>
            </w:r>
          </w:p>
        </w:tc>
      </w:tr>
      <w:tr w14:paraId="31F3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067B030">
            <w:pPr>
              <w:wordWrap/>
              <w:autoSpaceDE w:val="0"/>
              <w:autoSpaceDN w:val="0"/>
              <w:jc w:val="center"/>
              <w:rPr>
                <w:rFonts w:ascii="Times New Roman" w:hAnsi="Times New Roman"/>
                <w:color w:val="000000"/>
              </w:rPr>
            </w:pPr>
            <w:r>
              <w:rPr>
                <w:rFonts w:hint="eastAsia" w:ascii="Times New Roman" w:hAnsi="Times New Roman"/>
                <w:color w:val="000000"/>
              </w:rPr>
              <w:t>name</w:t>
            </w:r>
          </w:p>
        </w:tc>
        <w:tc>
          <w:tcPr>
            <w:tcW w:w="3083" w:type="dxa"/>
            <w:tcBorders>
              <w:top w:val="nil"/>
              <w:left w:val="nil"/>
              <w:bottom w:val="nil"/>
              <w:right w:val="nil"/>
            </w:tcBorders>
          </w:tcPr>
          <w:p w14:paraId="14DEE746">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VARCHAR(64)</w:t>
            </w:r>
          </w:p>
        </w:tc>
        <w:tc>
          <w:tcPr>
            <w:tcW w:w="3083" w:type="dxa"/>
            <w:tcBorders>
              <w:top w:val="nil"/>
              <w:left w:val="nil"/>
              <w:bottom w:val="nil"/>
              <w:right w:val="nil"/>
            </w:tcBorders>
          </w:tcPr>
          <w:p w14:paraId="465B26FF">
            <w:pPr>
              <w:wordWrap/>
              <w:autoSpaceDE w:val="0"/>
              <w:autoSpaceDN w:val="0"/>
              <w:jc w:val="center"/>
              <w:rPr>
                <w:rFonts w:ascii="Times New Roman" w:hAnsi="Times New Roman"/>
                <w:color w:val="000000"/>
              </w:rPr>
            </w:pPr>
            <w:r>
              <w:rPr>
                <w:rFonts w:hint="eastAsia" w:ascii="Times New Roman" w:hAnsi="Times New Roman"/>
                <w:color w:val="000000"/>
              </w:rPr>
              <w:t>考试名称</w:t>
            </w:r>
          </w:p>
        </w:tc>
      </w:tr>
      <w:tr w14:paraId="2301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71C4F5D8">
            <w:pPr>
              <w:wordWrap/>
              <w:autoSpaceDE w:val="0"/>
              <w:autoSpaceDN w:val="0"/>
              <w:jc w:val="center"/>
              <w:rPr>
                <w:rFonts w:ascii="Times New Roman" w:hAnsi="Times New Roman"/>
                <w:color w:val="000000"/>
              </w:rPr>
            </w:pPr>
            <w:r>
              <w:rPr>
                <w:rFonts w:hint="eastAsia" w:ascii="Times New Roman" w:hAnsi="Times New Roman"/>
                <w:color w:val="000000"/>
              </w:rPr>
              <w:t>subject_id</w:t>
            </w:r>
          </w:p>
        </w:tc>
        <w:tc>
          <w:tcPr>
            <w:tcW w:w="3083" w:type="dxa"/>
            <w:tcBorders>
              <w:top w:val="nil"/>
              <w:left w:val="nil"/>
              <w:bottom w:val="nil"/>
              <w:right w:val="nil"/>
            </w:tcBorders>
          </w:tcPr>
          <w:p w14:paraId="2C186524">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EECF1B7">
            <w:pPr>
              <w:wordWrap/>
              <w:autoSpaceDE w:val="0"/>
              <w:autoSpaceDN w:val="0"/>
              <w:jc w:val="center"/>
              <w:rPr>
                <w:rFonts w:ascii="Times New Roman" w:hAnsi="Times New Roman"/>
                <w:color w:val="000000"/>
              </w:rPr>
            </w:pPr>
            <w:r>
              <w:rPr>
                <w:rFonts w:hint="eastAsia" w:ascii="Times New Roman" w:hAnsi="Times New Roman" w:cs="宋体"/>
                <w:color w:val="000000"/>
                <w:lang w:bidi="ar"/>
              </w:rPr>
              <w:t>课程ID（外键）</w:t>
            </w:r>
          </w:p>
        </w:tc>
      </w:tr>
      <w:tr w14:paraId="2536E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18EC58C4">
            <w:pPr>
              <w:wordWrap/>
              <w:autoSpaceDE w:val="0"/>
              <w:autoSpaceDN w:val="0"/>
              <w:jc w:val="center"/>
              <w:rPr>
                <w:rFonts w:ascii="Times New Roman" w:hAnsi="Times New Roman"/>
                <w:color w:val="000000"/>
              </w:rPr>
            </w:pPr>
            <w:r>
              <w:rPr>
                <w:rFonts w:ascii="Times New Roman" w:hAnsi="Times New Roman"/>
                <w:color w:val="000000"/>
              </w:rPr>
              <w:t>total_score</w:t>
            </w:r>
          </w:p>
        </w:tc>
        <w:tc>
          <w:tcPr>
            <w:tcW w:w="3083" w:type="dxa"/>
            <w:tcBorders>
              <w:top w:val="nil"/>
              <w:left w:val="nil"/>
              <w:bottom w:val="single" w:color="auto" w:sz="8" w:space="0"/>
              <w:right w:val="nil"/>
            </w:tcBorders>
          </w:tcPr>
          <w:p w14:paraId="3E16080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6E3FEB68">
            <w:pPr>
              <w:wordWrap/>
              <w:autoSpaceDE w:val="0"/>
              <w:autoSpaceDN w:val="0"/>
              <w:jc w:val="center"/>
              <w:rPr>
                <w:rFonts w:ascii="Times New Roman" w:hAnsi="Times New Roman"/>
                <w:color w:val="000000"/>
              </w:rPr>
            </w:pPr>
            <w:r>
              <w:rPr>
                <w:rFonts w:hint="eastAsia" w:ascii="Times New Roman" w:hAnsi="Times New Roman"/>
                <w:color w:val="000000"/>
              </w:rPr>
              <w:t>总分</w:t>
            </w:r>
          </w:p>
        </w:tc>
      </w:tr>
    </w:tbl>
    <w:p w14:paraId="46EE6A0D">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成绩表主要有id、student_id、score、paper_id、</w:t>
      </w:r>
      <w:r>
        <w:rPr>
          <w:rFonts w:hint="eastAsia" w:ascii="Times New Roman" w:hAnsi="Times New Roman"/>
          <w:color w:val="000000"/>
        </w:rPr>
        <w:t>exam_date</w:t>
      </w:r>
      <w:r>
        <w:rPr>
          <w:rFonts w:hint="eastAsia" w:ascii="Times New Roman" w:hAnsi="Times New Roman" w:cs="宋体"/>
          <w:sz w:val="24"/>
          <w:szCs w:val="24"/>
        </w:rPr>
        <w:t>五个字段。如表4-12所示。</w:t>
      </w:r>
    </w:p>
    <w:p w14:paraId="43675694">
      <w:pPr>
        <w:pStyle w:val="46"/>
        <w:autoSpaceDE w:val="0"/>
        <w:autoSpaceDN w:val="0"/>
      </w:pPr>
      <w:r>
        <w:t>表</w:t>
      </w:r>
      <w:r>
        <w:rPr>
          <w:rFonts w:hint="eastAsia"/>
        </w:rPr>
        <w:t>4-12成绩表</w:t>
      </w:r>
    </w:p>
    <w:p w14:paraId="6E714E25">
      <w:pPr>
        <w:pStyle w:val="49"/>
        <w:autoSpaceDE w:val="0"/>
        <w:autoSpaceDN w:val="0"/>
      </w:pPr>
      <w:r>
        <w:t xml:space="preserve">Table </w:t>
      </w:r>
      <w:r>
        <w:rPr>
          <w:rFonts w:hint="eastAsia"/>
        </w:rPr>
        <w:t>4</w:t>
      </w:r>
      <w:r>
        <w:t>-</w:t>
      </w:r>
      <w:r>
        <w:rPr>
          <w:rFonts w:hint="eastAsia"/>
        </w:rPr>
        <w:t>12</w:t>
      </w:r>
      <w:r>
        <w:t xml:space="preserve"> </w:t>
      </w:r>
      <w:r>
        <w:rPr>
          <w:rFonts w:hint="eastAsia"/>
        </w:rPr>
        <w:t>Score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5A4F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0BCFCE3E">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3E27CA1C">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178166BF">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4743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333B04D6">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A3555FD">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6B30B95A">
            <w:pPr>
              <w:wordWrap/>
              <w:autoSpaceDE w:val="0"/>
              <w:autoSpaceDN w:val="0"/>
              <w:jc w:val="center"/>
              <w:rPr>
                <w:rFonts w:ascii="Times New Roman" w:hAnsi="Times New Roman"/>
                <w:color w:val="000000"/>
              </w:rPr>
            </w:pPr>
            <w:r>
              <w:rPr>
                <w:rFonts w:hint="eastAsia" w:ascii="Times New Roman" w:hAnsi="Times New Roman"/>
                <w:color w:val="000000"/>
              </w:rPr>
              <w:t>成绩编号（主键）</w:t>
            </w:r>
          </w:p>
        </w:tc>
      </w:tr>
      <w:tr w14:paraId="6349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09912760">
            <w:pPr>
              <w:wordWrap/>
              <w:autoSpaceDE w:val="0"/>
              <w:autoSpaceDN w:val="0"/>
              <w:jc w:val="center"/>
              <w:rPr>
                <w:rFonts w:ascii="Times New Roman" w:hAnsi="Times New Roman"/>
                <w:color w:val="000000"/>
              </w:rPr>
            </w:pPr>
            <w:r>
              <w:rPr>
                <w:rFonts w:hint="eastAsia" w:ascii="Times New Roman" w:hAnsi="Times New Roman"/>
                <w:color w:val="000000"/>
              </w:rPr>
              <w:t>student_id</w:t>
            </w:r>
          </w:p>
        </w:tc>
        <w:tc>
          <w:tcPr>
            <w:tcW w:w="3083" w:type="dxa"/>
            <w:tcBorders>
              <w:top w:val="nil"/>
              <w:left w:val="nil"/>
              <w:bottom w:val="nil"/>
              <w:right w:val="nil"/>
            </w:tcBorders>
          </w:tcPr>
          <w:p w14:paraId="20A04EC4">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40FA7438">
            <w:pPr>
              <w:wordWrap/>
              <w:autoSpaceDE w:val="0"/>
              <w:autoSpaceDN w:val="0"/>
              <w:jc w:val="center"/>
              <w:rPr>
                <w:rFonts w:ascii="Times New Roman" w:hAnsi="Times New Roman"/>
                <w:color w:val="000000"/>
              </w:rPr>
            </w:pPr>
            <w:r>
              <w:rPr>
                <w:rFonts w:hint="eastAsia" w:ascii="Times New Roman" w:hAnsi="Times New Roman"/>
                <w:color w:val="000000"/>
              </w:rPr>
              <w:t>学号</w:t>
            </w:r>
            <w:r>
              <w:rPr>
                <w:rFonts w:hint="eastAsia" w:ascii="Times New Roman" w:hAnsi="Times New Roman" w:cs="宋体"/>
                <w:color w:val="000000"/>
                <w:lang w:bidi="ar"/>
              </w:rPr>
              <w:t>（外键）</w:t>
            </w:r>
          </w:p>
        </w:tc>
      </w:tr>
      <w:tr w14:paraId="4BD6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0FE6E6A8">
            <w:pPr>
              <w:wordWrap/>
              <w:autoSpaceDE w:val="0"/>
              <w:autoSpaceDN w:val="0"/>
              <w:jc w:val="center"/>
              <w:rPr>
                <w:rFonts w:ascii="Times New Roman" w:hAnsi="Times New Roman"/>
                <w:color w:val="000000"/>
              </w:rPr>
            </w:pPr>
            <w:r>
              <w:rPr>
                <w:rFonts w:hint="eastAsia" w:ascii="Times New Roman" w:hAnsi="Times New Roman"/>
                <w:color w:val="000000"/>
              </w:rPr>
              <w:t>score</w:t>
            </w:r>
          </w:p>
        </w:tc>
        <w:tc>
          <w:tcPr>
            <w:tcW w:w="3083" w:type="dxa"/>
            <w:tcBorders>
              <w:top w:val="nil"/>
              <w:left w:val="nil"/>
              <w:bottom w:val="nil"/>
              <w:right w:val="nil"/>
            </w:tcBorders>
          </w:tcPr>
          <w:p w14:paraId="282B763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26635594">
            <w:pPr>
              <w:wordWrap/>
              <w:autoSpaceDE w:val="0"/>
              <w:autoSpaceDN w:val="0"/>
              <w:jc w:val="center"/>
              <w:rPr>
                <w:rFonts w:ascii="Times New Roman" w:hAnsi="Times New Roman"/>
                <w:color w:val="000000"/>
              </w:rPr>
            </w:pPr>
            <w:r>
              <w:rPr>
                <w:rFonts w:hint="eastAsia" w:ascii="Times New Roman" w:hAnsi="Times New Roman" w:cs="宋体"/>
                <w:color w:val="000000"/>
                <w:lang w:bidi="ar"/>
              </w:rPr>
              <w:t>分数</w:t>
            </w:r>
          </w:p>
        </w:tc>
      </w:tr>
      <w:tr w14:paraId="68BD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0E363907">
            <w:pPr>
              <w:wordWrap/>
              <w:autoSpaceDE w:val="0"/>
              <w:autoSpaceDN w:val="0"/>
              <w:jc w:val="center"/>
              <w:rPr>
                <w:rFonts w:ascii="Times New Roman" w:hAnsi="Times New Roman"/>
                <w:color w:val="000000"/>
              </w:rPr>
            </w:pPr>
            <w:r>
              <w:rPr>
                <w:rFonts w:hint="eastAsia" w:ascii="Times New Roman" w:hAnsi="Times New Roman"/>
                <w:color w:val="000000"/>
              </w:rPr>
              <w:t>paper_id</w:t>
            </w:r>
          </w:p>
        </w:tc>
        <w:tc>
          <w:tcPr>
            <w:tcW w:w="3083" w:type="dxa"/>
            <w:tcBorders>
              <w:top w:val="nil"/>
              <w:left w:val="nil"/>
              <w:bottom w:val="nil"/>
              <w:right w:val="nil"/>
            </w:tcBorders>
          </w:tcPr>
          <w:p w14:paraId="51367BD6">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239A6B9">
            <w:pPr>
              <w:wordWrap/>
              <w:autoSpaceDE w:val="0"/>
              <w:autoSpaceDN w:val="0"/>
              <w:jc w:val="center"/>
              <w:rPr>
                <w:rFonts w:ascii="Times New Roman" w:hAnsi="Times New Roman"/>
                <w:color w:val="000000"/>
              </w:rPr>
            </w:pPr>
            <w:r>
              <w:rPr>
                <w:rFonts w:hint="eastAsia" w:ascii="Times New Roman" w:hAnsi="Times New Roman"/>
                <w:color w:val="000000"/>
              </w:rPr>
              <w:t>试卷ID</w:t>
            </w:r>
            <w:r>
              <w:rPr>
                <w:rFonts w:hint="eastAsia" w:ascii="Times New Roman" w:hAnsi="Times New Roman" w:cs="宋体"/>
                <w:color w:val="000000"/>
                <w:lang w:bidi="ar"/>
              </w:rPr>
              <w:t>（外键）</w:t>
            </w:r>
          </w:p>
        </w:tc>
      </w:tr>
      <w:tr w14:paraId="6131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52E8EF26">
            <w:pPr>
              <w:wordWrap/>
              <w:autoSpaceDE w:val="0"/>
              <w:autoSpaceDN w:val="0"/>
              <w:jc w:val="center"/>
              <w:rPr>
                <w:rFonts w:ascii="Times New Roman" w:hAnsi="Times New Roman"/>
                <w:color w:val="000000"/>
              </w:rPr>
            </w:pPr>
            <w:r>
              <w:rPr>
                <w:rFonts w:hint="eastAsia" w:ascii="Times New Roman" w:hAnsi="Times New Roman"/>
                <w:color w:val="000000"/>
              </w:rPr>
              <w:t>exam_date</w:t>
            </w:r>
          </w:p>
        </w:tc>
        <w:tc>
          <w:tcPr>
            <w:tcW w:w="3083" w:type="dxa"/>
            <w:tcBorders>
              <w:top w:val="nil"/>
              <w:left w:val="nil"/>
              <w:bottom w:val="single" w:color="auto" w:sz="8" w:space="0"/>
              <w:right w:val="nil"/>
            </w:tcBorders>
          </w:tcPr>
          <w:p w14:paraId="4D2B695C">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TIMESTAMP</w:t>
            </w:r>
          </w:p>
        </w:tc>
        <w:tc>
          <w:tcPr>
            <w:tcW w:w="3083" w:type="dxa"/>
            <w:tcBorders>
              <w:top w:val="nil"/>
              <w:left w:val="nil"/>
              <w:bottom w:val="single" w:color="auto" w:sz="8" w:space="0"/>
              <w:right w:val="nil"/>
            </w:tcBorders>
          </w:tcPr>
          <w:p w14:paraId="1575BF1F">
            <w:pPr>
              <w:wordWrap/>
              <w:autoSpaceDE w:val="0"/>
              <w:autoSpaceDN w:val="0"/>
              <w:jc w:val="center"/>
              <w:rPr>
                <w:rFonts w:ascii="Times New Roman" w:hAnsi="Times New Roman"/>
                <w:color w:val="000000"/>
              </w:rPr>
            </w:pPr>
            <w:r>
              <w:rPr>
                <w:rFonts w:hint="eastAsia" w:ascii="Times New Roman" w:hAnsi="Times New Roman"/>
                <w:color w:val="000000"/>
              </w:rPr>
              <w:t>作答日期</w:t>
            </w:r>
          </w:p>
        </w:tc>
      </w:tr>
    </w:tbl>
    <w:p w14:paraId="4F96C9D1">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考试记录表主要有id、score_id、question_id、answer四个字段。如表4-13所示。</w:t>
      </w:r>
    </w:p>
    <w:p w14:paraId="66C9442B">
      <w:pPr>
        <w:pStyle w:val="46"/>
        <w:autoSpaceDE w:val="0"/>
        <w:autoSpaceDN w:val="0"/>
      </w:pPr>
      <w:r>
        <w:t>表</w:t>
      </w:r>
      <w:r>
        <w:rPr>
          <w:rFonts w:hint="eastAsia"/>
        </w:rPr>
        <w:t>4-13 考试记录表</w:t>
      </w:r>
    </w:p>
    <w:p w14:paraId="52491F61">
      <w:pPr>
        <w:pStyle w:val="49"/>
        <w:autoSpaceDE w:val="0"/>
        <w:autoSpaceDN w:val="0"/>
      </w:pPr>
      <w:r>
        <w:t xml:space="preserve">Table </w:t>
      </w:r>
      <w:r>
        <w:rPr>
          <w:rFonts w:hint="eastAsia"/>
        </w:rPr>
        <w:t>4</w:t>
      </w:r>
      <w:r>
        <w:t>-</w:t>
      </w:r>
      <w:r>
        <w:rPr>
          <w:rFonts w:hint="eastAsia"/>
        </w:rPr>
        <w:t>13</w:t>
      </w:r>
      <w:r>
        <w:t xml:space="preserve"> Exam Record </w:t>
      </w:r>
      <w:r>
        <w:rPr>
          <w:rFonts w:hint="eastAsia"/>
        </w:rPr>
        <w:t>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6E1B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5A45AC72">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3DF573F2">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0C6DDF49">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6A1B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38EA7364">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15599C92">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29D84D54">
            <w:pPr>
              <w:wordWrap/>
              <w:autoSpaceDE w:val="0"/>
              <w:autoSpaceDN w:val="0"/>
              <w:jc w:val="center"/>
              <w:rPr>
                <w:rFonts w:ascii="Times New Roman" w:hAnsi="Times New Roman"/>
                <w:color w:val="000000"/>
              </w:rPr>
            </w:pPr>
            <w:r>
              <w:rPr>
                <w:rFonts w:hint="eastAsia" w:ascii="Times New Roman" w:hAnsi="Times New Roman"/>
                <w:color w:val="000000"/>
              </w:rPr>
              <w:t>考试记录编号（主键）</w:t>
            </w:r>
          </w:p>
        </w:tc>
      </w:tr>
      <w:tr w14:paraId="23F7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7C563D2">
            <w:pPr>
              <w:wordWrap/>
              <w:autoSpaceDE w:val="0"/>
              <w:autoSpaceDN w:val="0"/>
              <w:jc w:val="center"/>
              <w:rPr>
                <w:rFonts w:ascii="Times New Roman" w:hAnsi="Times New Roman"/>
                <w:color w:val="000000"/>
              </w:rPr>
            </w:pPr>
            <w:r>
              <w:rPr>
                <w:rFonts w:hint="eastAsia" w:ascii="Times New Roman" w:hAnsi="Times New Roman"/>
                <w:color w:val="000000"/>
              </w:rPr>
              <w:t>score_id</w:t>
            </w:r>
          </w:p>
        </w:tc>
        <w:tc>
          <w:tcPr>
            <w:tcW w:w="3083" w:type="dxa"/>
            <w:tcBorders>
              <w:top w:val="nil"/>
              <w:left w:val="nil"/>
              <w:bottom w:val="nil"/>
              <w:right w:val="nil"/>
            </w:tcBorders>
          </w:tcPr>
          <w:p w14:paraId="2A9330D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6BC5F28F">
            <w:pPr>
              <w:wordWrap/>
              <w:autoSpaceDE w:val="0"/>
              <w:autoSpaceDN w:val="0"/>
              <w:jc w:val="center"/>
              <w:rPr>
                <w:rFonts w:ascii="Times New Roman" w:hAnsi="Times New Roman"/>
                <w:color w:val="000000"/>
              </w:rPr>
            </w:pPr>
            <w:r>
              <w:rPr>
                <w:rFonts w:hint="eastAsia" w:ascii="Times New Roman" w:hAnsi="Times New Roman"/>
                <w:color w:val="000000"/>
              </w:rPr>
              <w:t>成绩ID</w:t>
            </w:r>
            <w:r>
              <w:rPr>
                <w:rFonts w:hint="eastAsia" w:ascii="Times New Roman" w:hAnsi="Times New Roman" w:cs="宋体"/>
                <w:color w:val="000000"/>
                <w:lang w:bidi="ar"/>
              </w:rPr>
              <w:t>（外键）</w:t>
            </w:r>
          </w:p>
        </w:tc>
      </w:tr>
      <w:tr w14:paraId="06CE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3083" w:type="dxa"/>
            <w:tcBorders>
              <w:top w:val="nil"/>
              <w:left w:val="nil"/>
              <w:bottom w:val="nil"/>
              <w:right w:val="nil"/>
            </w:tcBorders>
          </w:tcPr>
          <w:p w14:paraId="61CCEF9F">
            <w:pPr>
              <w:wordWrap/>
              <w:autoSpaceDE w:val="0"/>
              <w:autoSpaceDN w:val="0"/>
              <w:jc w:val="center"/>
              <w:rPr>
                <w:rFonts w:ascii="Times New Roman" w:hAnsi="Times New Roman"/>
                <w:color w:val="000000"/>
              </w:rPr>
            </w:pPr>
            <w:r>
              <w:rPr>
                <w:rFonts w:hint="eastAsia" w:ascii="Times New Roman" w:hAnsi="Times New Roman"/>
                <w:color w:val="000000"/>
              </w:rPr>
              <w:t>question_id</w:t>
            </w:r>
          </w:p>
        </w:tc>
        <w:tc>
          <w:tcPr>
            <w:tcW w:w="3083" w:type="dxa"/>
            <w:tcBorders>
              <w:top w:val="nil"/>
              <w:left w:val="nil"/>
              <w:bottom w:val="nil"/>
              <w:right w:val="nil"/>
            </w:tcBorders>
          </w:tcPr>
          <w:p w14:paraId="0E1195F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53B2A0C2">
            <w:pPr>
              <w:wordWrap/>
              <w:autoSpaceDE w:val="0"/>
              <w:autoSpaceDN w:val="0"/>
              <w:jc w:val="center"/>
              <w:rPr>
                <w:rFonts w:ascii="Times New Roman" w:hAnsi="Times New Roman"/>
                <w:color w:val="000000"/>
              </w:rPr>
            </w:pPr>
            <w:r>
              <w:rPr>
                <w:rFonts w:hint="eastAsia" w:ascii="Times New Roman" w:hAnsi="Times New Roman" w:cs="宋体"/>
                <w:color w:val="000000"/>
                <w:lang w:bidi="ar"/>
              </w:rPr>
              <w:t>试题ID（外键）</w:t>
            </w:r>
          </w:p>
        </w:tc>
      </w:tr>
      <w:tr w14:paraId="5221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2BE05866">
            <w:pPr>
              <w:wordWrap/>
              <w:autoSpaceDE w:val="0"/>
              <w:autoSpaceDN w:val="0"/>
              <w:jc w:val="center"/>
              <w:rPr>
                <w:rFonts w:ascii="Times New Roman" w:hAnsi="Times New Roman"/>
                <w:color w:val="000000"/>
              </w:rPr>
            </w:pPr>
            <w:r>
              <w:rPr>
                <w:rFonts w:hint="eastAsia" w:ascii="Times New Roman" w:hAnsi="Times New Roman"/>
                <w:color w:val="000000"/>
              </w:rPr>
              <w:t>answer</w:t>
            </w:r>
          </w:p>
        </w:tc>
        <w:tc>
          <w:tcPr>
            <w:tcW w:w="3083" w:type="dxa"/>
            <w:tcBorders>
              <w:top w:val="nil"/>
              <w:left w:val="nil"/>
              <w:bottom w:val="single" w:color="auto" w:sz="8" w:space="0"/>
              <w:right w:val="nil"/>
            </w:tcBorders>
          </w:tcPr>
          <w:p w14:paraId="58AC0696">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VARCHAR(255)</w:t>
            </w:r>
          </w:p>
        </w:tc>
        <w:tc>
          <w:tcPr>
            <w:tcW w:w="3083" w:type="dxa"/>
            <w:tcBorders>
              <w:top w:val="nil"/>
              <w:left w:val="nil"/>
              <w:bottom w:val="single" w:color="auto" w:sz="8" w:space="0"/>
              <w:right w:val="nil"/>
            </w:tcBorders>
          </w:tcPr>
          <w:p w14:paraId="5A8597E9">
            <w:pPr>
              <w:wordWrap/>
              <w:autoSpaceDE w:val="0"/>
              <w:autoSpaceDN w:val="0"/>
              <w:jc w:val="center"/>
              <w:rPr>
                <w:rFonts w:ascii="Times New Roman" w:hAnsi="Times New Roman"/>
                <w:color w:val="000000"/>
              </w:rPr>
            </w:pPr>
            <w:r>
              <w:rPr>
                <w:rFonts w:hint="eastAsia" w:ascii="Times New Roman" w:hAnsi="Times New Roman"/>
                <w:color w:val="000000"/>
              </w:rPr>
              <w:t>考生作答</w:t>
            </w:r>
          </w:p>
        </w:tc>
      </w:tr>
    </w:tbl>
    <w:p w14:paraId="6F82C31F">
      <w:pPr>
        <w:pStyle w:val="38"/>
        <w:numPr>
          <w:ilvl w:val="0"/>
          <w:numId w:val="2"/>
        </w:numPr>
        <w:tabs>
          <w:tab w:val="left" w:pos="720"/>
        </w:tabs>
        <w:wordWrap/>
        <w:autoSpaceDE w:val="0"/>
        <w:autoSpaceDN w:val="0"/>
        <w:spacing w:line="360" w:lineRule="auto"/>
        <w:ind w:left="0" w:firstLine="480"/>
        <w:rPr>
          <w:rFonts w:ascii="Times New Roman" w:hAnsi="Times New Roman" w:cs="宋体"/>
          <w:sz w:val="24"/>
          <w:szCs w:val="24"/>
        </w:rPr>
      </w:pPr>
      <w:r>
        <w:rPr>
          <w:rFonts w:hint="eastAsia" w:ascii="Times New Roman" w:hAnsi="Times New Roman" w:cs="宋体"/>
          <w:sz w:val="24"/>
          <w:szCs w:val="24"/>
        </w:rPr>
        <w:t>考试表主要有id、paper_id、class_id、exam_time、exam_duration、notice六个字段。如表4-14所示。</w:t>
      </w:r>
    </w:p>
    <w:p w14:paraId="068469A9">
      <w:pPr>
        <w:pStyle w:val="46"/>
        <w:autoSpaceDE w:val="0"/>
        <w:autoSpaceDN w:val="0"/>
      </w:pPr>
      <w:r>
        <w:t>表</w:t>
      </w:r>
      <w:r>
        <w:rPr>
          <w:rFonts w:hint="eastAsia"/>
        </w:rPr>
        <w:t>4-14 考试表</w:t>
      </w:r>
    </w:p>
    <w:p w14:paraId="20D6335E">
      <w:pPr>
        <w:pStyle w:val="49"/>
        <w:autoSpaceDE w:val="0"/>
        <w:autoSpaceDN w:val="0"/>
      </w:pPr>
      <w:r>
        <w:t xml:space="preserve">Table </w:t>
      </w:r>
      <w:r>
        <w:rPr>
          <w:rFonts w:hint="eastAsia"/>
        </w:rPr>
        <w:t>4</w:t>
      </w:r>
      <w:r>
        <w:t>-</w:t>
      </w:r>
      <w:r>
        <w:rPr>
          <w:rFonts w:hint="eastAsia"/>
        </w:rPr>
        <w:t>14</w:t>
      </w:r>
      <w:r>
        <w:t xml:space="preserve"> Exam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0508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547D4EC0">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6642FF07">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333EA33C">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0F91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445E7919">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77589077">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1BAB2403">
            <w:pPr>
              <w:wordWrap/>
              <w:autoSpaceDE w:val="0"/>
              <w:autoSpaceDN w:val="0"/>
              <w:jc w:val="center"/>
              <w:rPr>
                <w:rFonts w:ascii="Times New Roman" w:hAnsi="Times New Roman"/>
                <w:color w:val="000000"/>
              </w:rPr>
            </w:pPr>
            <w:r>
              <w:rPr>
                <w:rFonts w:hint="eastAsia" w:ascii="Times New Roman" w:hAnsi="Times New Roman"/>
                <w:color w:val="000000"/>
              </w:rPr>
              <w:t>考试编号（主键）</w:t>
            </w:r>
          </w:p>
        </w:tc>
      </w:tr>
      <w:tr w14:paraId="6B26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536F081A">
            <w:pPr>
              <w:wordWrap/>
              <w:autoSpaceDE w:val="0"/>
              <w:autoSpaceDN w:val="0"/>
              <w:jc w:val="center"/>
              <w:rPr>
                <w:rFonts w:ascii="Times New Roman" w:hAnsi="Times New Roman"/>
                <w:color w:val="000000"/>
              </w:rPr>
            </w:pPr>
            <w:r>
              <w:rPr>
                <w:rFonts w:hint="eastAsia" w:ascii="Times New Roman" w:hAnsi="Times New Roman"/>
                <w:color w:val="000000"/>
              </w:rPr>
              <w:t>paper_id</w:t>
            </w:r>
          </w:p>
        </w:tc>
        <w:tc>
          <w:tcPr>
            <w:tcW w:w="3083" w:type="dxa"/>
            <w:tcBorders>
              <w:top w:val="nil"/>
              <w:left w:val="nil"/>
              <w:bottom w:val="nil"/>
              <w:right w:val="nil"/>
            </w:tcBorders>
          </w:tcPr>
          <w:p w14:paraId="6596BAE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628D8B4E">
            <w:pPr>
              <w:wordWrap/>
              <w:autoSpaceDE w:val="0"/>
              <w:autoSpaceDN w:val="0"/>
              <w:jc w:val="center"/>
              <w:rPr>
                <w:rFonts w:ascii="Times New Roman" w:hAnsi="Times New Roman"/>
                <w:color w:val="000000"/>
              </w:rPr>
            </w:pPr>
            <w:r>
              <w:rPr>
                <w:rFonts w:hint="eastAsia" w:ascii="Times New Roman" w:hAnsi="Times New Roman"/>
                <w:color w:val="000000"/>
              </w:rPr>
              <w:t>试卷ID（外键）</w:t>
            </w:r>
          </w:p>
        </w:tc>
      </w:tr>
      <w:tr w14:paraId="682B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2149D27">
            <w:pPr>
              <w:wordWrap/>
              <w:autoSpaceDE w:val="0"/>
              <w:autoSpaceDN w:val="0"/>
              <w:jc w:val="center"/>
              <w:rPr>
                <w:rFonts w:ascii="Times New Roman" w:hAnsi="Times New Roman"/>
                <w:color w:val="000000"/>
              </w:rPr>
            </w:pPr>
            <w:r>
              <w:rPr>
                <w:rFonts w:hint="eastAsia" w:ascii="Times New Roman" w:hAnsi="Times New Roman"/>
                <w:color w:val="000000"/>
              </w:rPr>
              <w:t>class_id</w:t>
            </w:r>
          </w:p>
        </w:tc>
        <w:tc>
          <w:tcPr>
            <w:tcW w:w="3083" w:type="dxa"/>
            <w:tcBorders>
              <w:top w:val="nil"/>
              <w:left w:val="nil"/>
              <w:bottom w:val="nil"/>
              <w:right w:val="nil"/>
            </w:tcBorders>
          </w:tcPr>
          <w:p w14:paraId="5BDDAB1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61FAA8D0">
            <w:pPr>
              <w:wordWrap/>
              <w:autoSpaceDE w:val="0"/>
              <w:autoSpaceDN w:val="0"/>
              <w:jc w:val="center"/>
              <w:rPr>
                <w:rFonts w:ascii="Times New Roman" w:hAnsi="Times New Roman"/>
                <w:color w:val="000000"/>
              </w:rPr>
            </w:pPr>
            <w:r>
              <w:rPr>
                <w:rFonts w:hint="eastAsia" w:ascii="Times New Roman" w:hAnsi="Times New Roman"/>
                <w:color w:val="000000"/>
              </w:rPr>
              <w:t>班级ID（外键）</w:t>
            </w:r>
          </w:p>
        </w:tc>
      </w:tr>
      <w:tr w14:paraId="1F46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5B0F07A7">
            <w:pPr>
              <w:wordWrap/>
              <w:autoSpaceDE w:val="0"/>
              <w:autoSpaceDN w:val="0"/>
              <w:jc w:val="center"/>
              <w:rPr>
                <w:rFonts w:ascii="Times New Roman" w:hAnsi="Times New Roman"/>
                <w:color w:val="000000"/>
              </w:rPr>
            </w:pPr>
            <w:r>
              <w:rPr>
                <w:rFonts w:ascii="Times New Roman" w:hAnsi="Times New Roman"/>
                <w:color w:val="000000"/>
              </w:rPr>
              <w:t>exam_time</w:t>
            </w:r>
          </w:p>
        </w:tc>
        <w:tc>
          <w:tcPr>
            <w:tcW w:w="3083" w:type="dxa"/>
            <w:tcBorders>
              <w:top w:val="nil"/>
              <w:left w:val="nil"/>
              <w:bottom w:val="nil"/>
              <w:right w:val="nil"/>
            </w:tcBorders>
          </w:tcPr>
          <w:p w14:paraId="6AA56F1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TIMESTAMP</w:t>
            </w:r>
          </w:p>
        </w:tc>
        <w:tc>
          <w:tcPr>
            <w:tcW w:w="3083" w:type="dxa"/>
            <w:tcBorders>
              <w:top w:val="nil"/>
              <w:left w:val="nil"/>
              <w:bottom w:val="nil"/>
              <w:right w:val="nil"/>
            </w:tcBorders>
          </w:tcPr>
          <w:p w14:paraId="67A425B0">
            <w:pPr>
              <w:wordWrap/>
              <w:autoSpaceDE w:val="0"/>
              <w:autoSpaceDN w:val="0"/>
              <w:jc w:val="center"/>
              <w:rPr>
                <w:rFonts w:ascii="Times New Roman" w:hAnsi="Times New Roman"/>
                <w:color w:val="000000"/>
              </w:rPr>
            </w:pPr>
            <w:r>
              <w:rPr>
                <w:rFonts w:hint="eastAsia" w:ascii="Times New Roman" w:hAnsi="Times New Roman"/>
                <w:color w:val="000000"/>
              </w:rPr>
              <w:t>考试日期</w:t>
            </w:r>
          </w:p>
        </w:tc>
      </w:tr>
      <w:tr w14:paraId="03C5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79DAEEDE">
            <w:pPr>
              <w:wordWrap/>
              <w:autoSpaceDE w:val="0"/>
              <w:autoSpaceDN w:val="0"/>
              <w:jc w:val="center"/>
              <w:rPr>
                <w:rFonts w:ascii="Times New Roman" w:hAnsi="Times New Roman"/>
                <w:color w:val="000000"/>
              </w:rPr>
            </w:pPr>
            <w:r>
              <w:rPr>
                <w:rFonts w:ascii="Times New Roman" w:hAnsi="Times New Roman"/>
                <w:color w:val="000000"/>
              </w:rPr>
              <w:t>exam_duration</w:t>
            </w:r>
          </w:p>
        </w:tc>
        <w:tc>
          <w:tcPr>
            <w:tcW w:w="3083" w:type="dxa"/>
            <w:tcBorders>
              <w:top w:val="nil"/>
              <w:left w:val="nil"/>
              <w:bottom w:val="nil"/>
              <w:right w:val="nil"/>
            </w:tcBorders>
          </w:tcPr>
          <w:p w14:paraId="5F0AC38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AFC7FF1">
            <w:pPr>
              <w:wordWrap/>
              <w:autoSpaceDE w:val="0"/>
              <w:autoSpaceDN w:val="0"/>
              <w:jc w:val="center"/>
              <w:rPr>
                <w:rFonts w:ascii="Times New Roman" w:hAnsi="Times New Roman"/>
                <w:color w:val="000000"/>
              </w:rPr>
            </w:pPr>
            <w:r>
              <w:rPr>
                <w:rFonts w:hint="eastAsia" w:ascii="Times New Roman" w:hAnsi="Times New Roman"/>
                <w:color w:val="000000"/>
              </w:rPr>
              <w:t>考试时长</w:t>
            </w:r>
          </w:p>
        </w:tc>
      </w:tr>
      <w:tr w14:paraId="04BF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39E5F345">
            <w:pPr>
              <w:wordWrap/>
              <w:autoSpaceDE w:val="0"/>
              <w:autoSpaceDN w:val="0"/>
              <w:jc w:val="center"/>
              <w:rPr>
                <w:rFonts w:ascii="Times New Roman" w:hAnsi="Times New Roman"/>
                <w:color w:val="000000"/>
              </w:rPr>
            </w:pPr>
            <w:r>
              <w:rPr>
                <w:rFonts w:hint="eastAsia" w:ascii="Times New Roman" w:hAnsi="Times New Roman"/>
                <w:color w:val="000000"/>
              </w:rPr>
              <w:t>notice</w:t>
            </w:r>
          </w:p>
        </w:tc>
        <w:tc>
          <w:tcPr>
            <w:tcW w:w="3083" w:type="dxa"/>
            <w:tcBorders>
              <w:top w:val="nil"/>
              <w:left w:val="nil"/>
              <w:bottom w:val="single" w:color="auto" w:sz="8" w:space="0"/>
              <w:right w:val="nil"/>
            </w:tcBorders>
          </w:tcPr>
          <w:p w14:paraId="45B277AE">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VARCHAR(64)</w:t>
            </w:r>
          </w:p>
        </w:tc>
        <w:tc>
          <w:tcPr>
            <w:tcW w:w="3083" w:type="dxa"/>
            <w:tcBorders>
              <w:top w:val="nil"/>
              <w:left w:val="nil"/>
              <w:bottom w:val="single" w:color="auto" w:sz="8" w:space="0"/>
              <w:right w:val="nil"/>
            </w:tcBorders>
          </w:tcPr>
          <w:p w14:paraId="6AA63157">
            <w:pPr>
              <w:wordWrap/>
              <w:autoSpaceDE w:val="0"/>
              <w:autoSpaceDN w:val="0"/>
              <w:jc w:val="center"/>
              <w:rPr>
                <w:rFonts w:ascii="Times New Roman" w:hAnsi="Times New Roman"/>
                <w:color w:val="000000"/>
              </w:rPr>
            </w:pPr>
            <w:r>
              <w:rPr>
                <w:rFonts w:hint="eastAsia" w:ascii="Times New Roman" w:hAnsi="Times New Roman"/>
                <w:color w:val="000000"/>
              </w:rPr>
              <w:t>考试须知</w:t>
            </w:r>
          </w:p>
        </w:tc>
      </w:tr>
    </w:tbl>
    <w:p w14:paraId="7E4F9CEE">
      <w:pPr>
        <w:pStyle w:val="38"/>
        <w:numPr>
          <w:ilvl w:val="0"/>
          <w:numId w:val="2"/>
        </w:numPr>
        <w:tabs>
          <w:tab w:val="left" w:pos="720"/>
        </w:tabs>
        <w:wordWrap/>
        <w:autoSpaceDE w:val="0"/>
        <w:autoSpaceDN w:val="0"/>
        <w:spacing w:line="360" w:lineRule="auto"/>
        <w:ind w:firstLineChars="0"/>
        <w:rPr>
          <w:rFonts w:ascii="Times New Roman" w:hAnsi="Times New Roman" w:cs="宋体"/>
          <w:sz w:val="24"/>
          <w:szCs w:val="24"/>
        </w:rPr>
      </w:pPr>
      <w:r>
        <w:rPr>
          <w:rFonts w:hint="eastAsia" w:ascii="Times New Roman" w:hAnsi="Times New Roman" w:cs="宋体"/>
          <w:sz w:val="24"/>
          <w:szCs w:val="24"/>
        </w:rPr>
        <w:t>试卷试题表主要有id、paper_id、question_id三个字段。如表4-15所示。</w:t>
      </w:r>
    </w:p>
    <w:p w14:paraId="4F444820">
      <w:pPr>
        <w:pStyle w:val="46"/>
        <w:autoSpaceDE w:val="0"/>
        <w:autoSpaceDN w:val="0"/>
      </w:pPr>
      <w:r>
        <w:t>表</w:t>
      </w:r>
      <w:r>
        <w:rPr>
          <w:rFonts w:hint="eastAsia"/>
        </w:rPr>
        <w:t>4-15 试卷试题表</w:t>
      </w:r>
    </w:p>
    <w:p w14:paraId="098FE299">
      <w:pPr>
        <w:pStyle w:val="49"/>
        <w:autoSpaceDE w:val="0"/>
        <w:autoSpaceDN w:val="0"/>
      </w:pPr>
      <w:r>
        <w:t xml:space="preserve">Table </w:t>
      </w:r>
      <w:r>
        <w:rPr>
          <w:rFonts w:hint="eastAsia"/>
        </w:rPr>
        <w:t>4</w:t>
      </w:r>
      <w:r>
        <w:t>-</w:t>
      </w:r>
      <w:r>
        <w:rPr>
          <w:rFonts w:hint="eastAsia"/>
        </w:rPr>
        <w:t>15</w:t>
      </w:r>
      <w:r>
        <w:t xml:space="preserve"> Test Question Association Table</w:t>
      </w:r>
    </w:p>
    <w:tbl>
      <w:tblPr>
        <w:tblStyle w:val="20"/>
        <w:tblW w:w="92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3"/>
        <w:gridCol w:w="3083"/>
        <w:gridCol w:w="3083"/>
      </w:tblGrid>
      <w:tr w14:paraId="29F60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3083" w:type="dxa"/>
            <w:tcBorders>
              <w:top w:val="single" w:color="auto" w:sz="8" w:space="0"/>
              <w:left w:val="nil"/>
              <w:bottom w:val="single" w:color="auto" w:sz="4" w:space="0"/>
              <w:right w:val="nil"/>
            </w:tcBorders>
          </w:tcPr>
          <w:p w14:paraId="6FF4BB6E">
            <w:pPr>
              <w:wordWrap/>
              <w:autoSpaceDE w:val="0"/>
              <w:autoSpaceDN w:val="0"/>
              <w:jc w:val="center"/>
              <w:rPr>
                <w:rFonts w:ascii="Times New Roman" w:hAnsi="Times New Roman"/>
                <w:color w:val="000000"/>
              </w:rPr>
            </w:pPr>
            <w:r>
              <w:rPr>
                <w:rFonts w:hint="eastAsia" w:ascii="Times New Roman" w:hAnsi="Times New Roman" w:cs="宋体"/>
                <w:color w:val="000000"/>
                <w:lang w:bidi="ar"/>
              </w:rPr>
              <w:t>字段名称</w:t>
            </w:r>
          </w:p>
        </w:tc>
        <w:tc>
          <w:tcPr>
            <w:tcW w:w="3083" w:type="dxa"/>
            <w:tcBorders>
              <w:top w:val="single" w:color="auto" w:sz="8" w:space="0"/>
              <w:left w:val="nil"/>
              <w:bottom w:val="single" w:color="auto" w:sz="4" w:space="0"/>
              <w:right w:val="nil"/>
            </w:tcBorders>
          </w:tcPr>
          <w:p w14:paraId="1AC75F7A">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数据类型</w:t>
            </w:r>
          </w:p>
        </w:tc>
        <w:tc>
          <w:tcPr>
            <w:tcW w:w="3083" w:type="dxa"/>
            <w:tcBorders>
              <w:top w:val="single" w:color="auto" w:sz="8" w:space="0"/>
              <w:left w:val="nil"/>
              <w:bottom w:val="single" w:color="auto" w:sz="4" w:space="0"/>
              <w:right w:val="nil"/>
            </w:tcBorders>
          </w:tcPr>
          <w:p w14:paraId="6DA6902D">
            <w:pPr>
              <w:wordWrap/>
              <w:autoSpaceDE w:val="0"/>
              <w:autoSpaceDN w:val="0"/>
              <w:jc w:val="center"/>
              <w:rPr>
                <w:rFonts w:ascii="Times New Roman" w:hAnsi="Times New Roman"/>
                <w:color w:val="000000"/>
              </w:rPr>
            </w:pPr>
            <w:r>
              <w:rPr>
                <w:rFonts w:hint="eastAsia" w:ascii="Times New Roman" w:hAnsi="Times New Roman" w:cs="宋体"/>
                <w:color w:val="000000"/>
                <w:lang w:bidi="ar"/>
              </w:rPr>
              <w:t>说明</w:t>
            </w:r>
          </w:p>
        </w:tc>
      </w:tr>
      <w:tr w14:paraId="438A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single" w:color="auto" w:sz="4" w:space="0"/>
              <w:left w:val="nil"/>
              <w:bottom w:val="nil"/>
              <w:right w:val="nil"/>
            </w:tcBorders>
          </w:tcPr>
          <w:p w14:paraId="5F2EADD4">
            <w:pPr>
              <w:wordWrap/>
              <w:autoSpaceDE w:val="0"/>
              <w:autoSpaceDN w:val="0"/>
              <w:jc w:val="center"/>
              <w:rPr>
                <w:rFonts w:ascii="Times New Roman" w:hAnsi="Times New Roman"/>
                <w:color w:val="000000"/>
              </w:rPr>
            </w:pPr>
            <w:r>
              <w:rPr>
                <w:rFonts w:hint="eastAsia" w:ascii="Times New Roman" w:hAnsi="Times New Roman"/>
                <w:color w:val="000000"/>
              </w:rPr>
              <w:t>id</w:t>
            </w:r>
          </w:p>
        </w:tc>
        <w:tc>
          <w:tcPr>
            <w:tcW w:w="3083" w:type="dxa"/>
            <w:tcBorders>
              <w:top w:val="single" w:color="auto" w:sz="4" w:space="0"/>
              <w:left w:val="nil"/>
              <w:bottom w:val="nil"/>
              <w:right w:val="nil"/>
            </w:tcBorders>
          </w:tcPr>
          <w:p w14:paraId="1CCF845F">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single" w:color="auto" w:sz="4" w:space="0"/>
              <w:left w:val="nil"/>
              <w:bottom w:val="nil"/>
              <w:right w:val="nil"/>
            </w:tcBorders>
          </w:tcPr>
          <w:p w14:paraId="6015E8A2">
            <w:pPr>
              <w:wordWrap/>
              <w:autoSpaceDE w:val="0"/>
              <w:autoSpaceDN w:val="0"/>
              <w:jc w:val="center"/>
              <w:rPr>
                <w:rFonts w:ascii="Times New Roman" w:hAnsi="Times New Roman"/>
                <w:color w:val="000000"/>
              </w:rPr>
            </w:pPr>
            <w:r>
              <w:rPr>
                <w:rFonts w:hint="eastAsia" w:ascii="Times New Roman" w:hAnsi="Times New Roman"/>
                <w:color w:val="000000"/>
              </w:rPr>
              <w:t>试卷试题编号（主键）</w:t>
            </w:r>
          </w:p>
        </w:tc>
      </w:tr>
      <w:tr w14:paraId="20C8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nil"/>
              <w:right w:val="nil"/>
            </w:tcBorders>
          </w:tcPr>
          <w:p w14:paraId="3026FCBE">
            <w:pPr>
              <w:wordWrap/>
              <w:autoSpaceDE w:val="0"/>
              <w:autoSpaceDN w:val="0"/>
              <w:jc w:val="center"/>
              <w:rPr>
                <w:rFonts w:ascii="Times New Roman" w:hAnsi="Times New Roman"/>
                <w:color w:val="000000"/>
              </w:rPr>
            </w:pPr>
            <w:r>
              <w:rPr>
                <w:rFonts w:hint="eastAsia" w:ascii="Times New Roman" w:hAnsi="Times New Roman"/>
                <w:color w:val="000000"/>
              </w:rPr>
              <w:t>paper_id</w:t>
            </w:r>
          </w:p>
        </w:tc>
        <w:tc>
          <w:tcPr>
            <w:tcW w:w="3083" w:type="dxa"/>
            <w:tcBorders>
              <w:top w:val="nil"/>
              <w:left w:val="nil"/>
              <w:bottom w:val="nil"/>
              <w:right w:val="nil"/>
            </w:tcBorders>
          </w:tcPr>
          <w:p w14:paraId="62BAC41C">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nil"/>
              <w:right w:val="nil"/>
            </w:tcBorders>
          </w:tcPr>
          <w:p w14:paraId="32026421">
            <w:pPr>
              <w:wordWrap/>
              <w:autoSpaceDE w:val="0"/>
              <w:autoSpaceDN w:val="0"/>
              <w:jc w:val="center"/>
              <w:rPr>
                <w:rFonts w:ascii="Times New Roman" w:hAnsi="Times New Roman"/>
                <w:color w:val="000000"/>
              </w:rPr>
            </w:pPr>
            <w:r>
              <w:rPr>
                <w:rFonts w:hint="eastAsia" w:ascii="Times New Roman" w:hAnsi="Times New Roman"/>
                <w:color w:val="000000"/>
              </w:rPr>
              <w:t>试卷ID（外键）</w:t>
            </w:r>
          </w:p>
        </w:tc>
      </w:tr>
      <w:tr w14:paraId="6607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3" w:type="dxa"/>
            <w:tcBorders>
              <w:top w:val="nil"/>
              <w:left w:val="nil"/>
              <w:bottom w:val="single" w:color="auto" w:sz="8" w:space="0"/>
              <w:right w:val="nil"/>
            </w:tcBorders>
          </w:tcPr>
          <w:p w14:paraId="34AB6588">
            <w:pPr>
              <w:wordWrap/>
              <w:autoSpaceDE w:val="0"/>
              <w:autoSpaceDN w:val="0"/>
              <w:jc w:val="center"/>
              <w:rPr>
                <w:rFonts w:ascii="Times New Roman" w:hAnsi="Times New Roman"/>
                <w:color w:val="000000"/>
              </w:rPr>
            </w:pPr>
            <w:r>
              <w:rPr>
                <w:rFonts w:hint="eastAsia" w:ascii="Times New Roman" w:hAnsi="Times New Roman"/>
                <w:color w:val="000000"/>
              </w:rPr>
              <w:t>question_id</w:t>
            </w:r>
          </w:p>
        </w:tc>
        <w:tc>
          <w:tcPr>
            <w:tcW w:w="3083" w:type="dxa"/>
            <w:tcBorders>
              <w:top w:val="nil"/>
              <w:left w:val="nil"/>
              <w:bottom w:val="single" w:color="auto" w:sz="8" w:space="0"/>
              <w:right w:val="nil"/>
            </w:tcBorders>
          </w:tcPr>
          <w:p w14:paraId="2E62D565">
            <w:pPr>
              <w:wordWrap/>
              <w:autoSpaceDE w:val="0"/>
              <w:autoSpaceDN w:val="0"/>
              <w:jc w:val="center"/>
              <w:rPr>
                <w:rFonts w:ascii="Times New Roman" w:hAnsi="Times New Roman" w:cs="宋体"/>
                <w:color w:val="000000"/>
                <w:lang w:bidi="ar"/>
              </w:rPr>
            </w:pPr>
            <w:r>
              <w:rPr>
                <w:rFonts w:hint="eastAsia" w:ascii="Times New Roman" w:hAnsi="Times New Roman" w:cs="宋体"/>
                <w:color w:val="000000"/>
                <w:lang w:bidi="ar"/>
              </w:rPr>
              <w:t>INTEGER</w:t>
            </w:r>
          </w:p>
        </w:tc>
        <w:tc>
          <w:tcPr>
            <w:tcW w:w="3083" w:type="dxa"/>
            <w:tcBorders>
              <w:top w:val="nil"/>
              <w:left w:val="nil"/>
              <w:bottom w:val="single" w:color="auto" w:sz="8" w:space="0"/>
              <w:right w:val="nil"/>
            </w:tcBorders>
          </w:tcPr>
          <w:p w14:paraId="20A14601">
            <w:pPr>
              <w:wordWrap/>
              <w:autoSpaceDE w:val="0"/>
              <w:autoSpaceDN w:val="0"/>
              <w:jc w:val="center"/>
              <w:rPr>
                <w:rFonts w:ascii="Times New Roman" w:hAnsi="Times New Roman"/>
                <w:color w:val="000000"/>
              </w:rPr>
            </w:pPr>
            <w:r>
              <w:rPr>
                <w:rFonts w:hint="eastAsia" w:ascii="Times New Roman" w:hAnsi="Times New Roman"/>
                <w:color w:val="000000"/>
              </w:rPr>
              <w:t>试题ID（外键）</w:t>
            </w:r>
          </w:p>
        </w:tc>
      </w:tr>
    </w:tbl>
    <w:p w14:paraId="4AA9E286">
      <w:pPr>
        <w:wordWrap/>
        <w:autoSpaceDE w:val="0"/>
        <w:autoSpaceDN w:val="0"/>
        <w:jc w:val="left"/>
        <w:rPr>
          <w:rFonts w:ascii="Times New Roman" w:hAnsi="Times New Roman"/>
          <w:sz w:val="28"/>
          <w:szCs w:val="20"/>
        </w:rPr>
      </w:pPr>
      <w:r>
        <w:rPr>
          <w:rFonts w:ascii="Times New Roman" w:hAnsi="Times New Roman"/>
        </w:rPr>
        <w:br w:type="page"/>
      </w:r>
    </w:p>
    <w:p w14:paraId="726404FF">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41" w:name="_Toc198834979"/>
      <w:r>
        <w:rPr>
          <w:rFonts w:hint="eastAsia" w:ascii="Times New Roman" w:hAnsi="Times New Roman" w:eastAsia="宋体"/>
          <w:b/>
          <w:bCs w:val="0"/>
          <w:sz w:val="24"/>
          <w:szCs w:val="24"/>
        </w:rPr>
        <w:t>第5章 系统实现</w:t>
      </w:r>
      <w:bookmarkEnd w:id="41"/>
    </w:p>
    <w:p w14:paraId="02208E12">
      <w:pPr>
        <w:pStyle w:val="4"/>
        <w:wordWrap/>
        <w:autoSpaceDE w:val="0"/>
        <w:autoSpaceDN w:val="0"/>
        <w:spacing w:line="360" w:lineRule="auto"/>
        <w:rPr>
          <w:rFonts w:ascii="Times New Roman" w:hAnsi="Times New Roman" w:cs="宋体"/>
          <w:b/>
          <w:bCs w:val="0"/>
          <w:szCs w:val="24"/>
        </w:rPr>
      </w:pPr>
      <w:bookmarkStart w:id="42" w:name="_Toc198834980"/>
      <w:r>
        <w:rPr>
          <w:rFonts w:hint="eastAsia" w:ascii="Times New Roman" w:hAnsi="Times New Roman" w:cs="宋体"/>
          <w:b/>
          <w:bCs w:val="0"/>
          <w:szCs w:val="24"/>
        </w:rPr>
        <w:t>5.1 系统开发环境与工具</w:t>
      </w:r>
      <w:bookmarkEnd w:id="42"/>
    </w:p>
    <w:p w14:paraId="35F6FD84">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在开发在线考试系统的过程中，</w:t>
      </w:r>
      <w:r>
        <w:rPr>
          <w:rFonts w:hint="eastAsia" w:ascii="Times New Roman" w:hAnsi="Times New Roman" w:cs="宋体"/>
          <w:sz w:val="24"/>
          <w:szCs w:val="24"/>
        </w:rPr>
        <w:t>本人</w:t>
      </w:r>
      <w:r>
        <w:rPr>
          <w:rFonts w:ascii="Times New Roman" w:hAnsi="Times New Roman" w:cs="宋体"/>
          <w:sz w:val="24"/>
          <w:szCs w:val="24"/>
        </w:rPr>
        <w:t>精心选择了一系列高效、稳定的开发环境和工具，以确保项目的顺利进行和高质量交付。以下是</w:t>
      </w:r>
      <w:r>
        <w:rPr>
          <w:rFonts w:hint="eastAsia" w:ascii="Times New Roman" w:hAnsi="Times New Roman" w:cs="宋体"/>
          <w:sz w:val="24"/>
          <w:szCs w:val="24"/>
        </w:rPr>
        <w:t>本人</w:t>
      </w:r>
      <w:r>
        <w:rPr>
          <w:rFonts w:ascii="Times New Roman" w:hAnsi="Times New Roman" w:cs="宋体"/>
          <w:sz w:val="24"/>
          <w:szCs w:val="24"/>
        </w:rPr>
        <w:t>所使用的关键组件：</w:t>
      </w:r>
    </w:p>
    <w:p w14:paraId="5F68748A">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（1）</w:t>
      </w:r>
      <w:r>
        <w:rPr>
          <w:rFonts w:ascii="Times New Roman" w:hAnsi="Times New Roman" w:cs="宋体"/>
          <w:sz w:val="24"/>
          <w:szCs w:val="24"/>
        </w:rPr>
        <w:t>集成开发环境（IDE）</w:t>
      </w:r>
    </w:p>
    <w:p w14:paraId="454BBCD5">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IntelliJ IDEA 2021.1.1 x64： IntelliJ IDEA提供了强大的代码编辑、智能提示、重构和调试功能。其丰富的插件生态系统也</w:t>
      </w:r>
      <w:r>
        <w:rPr>
          <w:rFonts w:hint="eastAsia" w:ascii="Times New Roman" w:hAnsi="Times New Roman" w:cs="宋体"/>
          <w:sz w:val="24"/>
          <w:szCs w:val="24"/>
        </w:rPr>
        <w:t>大</w:t>
      </w:r>
      <w:r>
        <w:rPr>
          <w:rFonts w:ascii="Times New Roman" w:hAnsi="Times New Roman" w:cs="宋体"/>
          <w:sz w:val="24"/>
          <w:szCs w:val="24"/>
        </w:rPr>
        <w:t>大地提升了</w:t>
      </w:r>
      <w:r>
        <w:rPr>
          <w:rFonts w:hint="eastAsia" w:ascii="Times New Roman" w:hAnsi="Times New Roman" w:cs="宋体"/>
          <w:sz w:val="24"/>
          <w:szCs w:val="24"/>
        </w:rPr>
        <w:t>本人</w:t>
      </w:r>
      <w:r>
        <w:rPr>
          <w:rFonts w:ascii="Times New Roman" w:hAnsi="Times New Roman" w:cs="宋体"/>
          <w:sz w:val="24"/>
          <w:szCs w:val="24"/>
        </w:rPr>
        <w:t>的开发效率，包括代码格式化、版本控制集成等。</w:t>
      </w:r>
    </w:p>
    <w:p w14:paraId="05980409">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Visual Studio Code： Visual Studio Code以其轻量级和灵活性著称。利用其强大的扩展能力，安装了前端开发和版本控制等必要插件，以满足多样化的开发需求。</w:t>
      </w:r>
    </w:p>
    <w:p w14:paraId="33DF79C7">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（2）</w:t>
      </w:r>
      <w:r>
        <w:rPr>
          <w:rFonts w:ascii="Times New Roman" w:hAnsi="Times New Roman" w:cs="宋体"/>
          <w:sz w:val="24"/>
          <w:szCs w:val="24"/>
        </w:rPr>
        <w:t>数据库管理与设计</w:t>
      </w:r>
    </w:p>
    <w:p w14:paraId="1F4F9D17">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Navicat Premium 16：这款功能全面的数据库管理工具为我提供了对MySQL数据库</w:t>
      </w:r>
      <w:r>
        <w:rPr>
          <w:rFonts w:hint="eastAsia" w:ascii="Times New Roman" w:hAnsi="Times New Roman" w:cs="宋体"/>
          <w:sz w:val="24"/>
          <w:szCs w:val="24"/>
        </w:rPr>
        <w:t>管理</w:t>
      </w:r>
      <w:r>
        <w:rPr>
          <w:rFonts w:ascii="Times New Roman" w:hAnsi="Times New Roman" w:cs="宋体"/>
          <w:sz w:val="24"/>
          <w:szCs w:val="24"/>
        </w:rPr>
        <w:t>的支持。利用Navicat进行数据库设计、数据迁移、备份和恢复等操作，确保了数据库的稳定性和安全性。</w:t>
      </w:r>
    </w:p>
    <w:p w14:paraId="4C4A2E0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（3）</w:t>
      </w:r>
      <w:r>
        <w:rPr>
          <w:rFonts w:ascii="Times New Roman" w:hAnsi="Times New Roman" w:cs="宋体"/>
          <w:sz w:val="24"/>
          <w:szCs w:val="24"/>
        </w:rPr>
        <w:t>编程语言与运行时环境</w:t>
      </w:r>
    </w:p>
    <w:p w14:paraId="54D3D479">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Java JDK15：作为系统的编程语言，Java提供了强大的跨平台能力和丰富的类库支持。JDK15引入了多项新特性，如文本块、记录等，进一步提升了代码的可读性和可维护性。</w:t>
      </w:r>
    </w:p>
    <w:p w14:paraId="35F2FC89">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（4）</w:t>
      </w:r>
      <w:r>
        <w:rPr>
          <w:rFonts w:ascii="Times New Roman" w:hAnsi="Times New Roman" w:cs="宋体"/>
          <w:sz w:val="24"/>
          <w:szCs w:val="24"/>
        </w:rPr>
        <w:t>文件存储与管理</w:t>
      </w:r>
    </w:p>
    <w:p w14:paraId="45CEDC3A">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MinIO：作为一款高性能的对象存储系统，MinIO提供了与Amazon S3兼容的API。利用MinIO存储用户上传的考试文件、图片等资源，确保了数据的高可用性和可扩展性。</w:t>
      </w:r>
    </w:p>
    <w:p w14:paraId="7F9AE172">
      <w:pPr>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（5）</w:t>
      </w:r>
      <w:r>
        <w:rPr>
          <w:rFonts w:ascii="Times New Roman" w:hAnsi="Times New Roman" w:cs="宋体"/>
          <w:sz w:val="24"/>
          <w:szCs w:val="24"/>
        </w:rPr>
        <w:t>数据可视化与图表</w:t>
      </w:r>
    </w:p>
    <w:p w14:paraId="73C7DC21">
      <w:pPr>
        <w:tabs>
          <w:tab w:val="left" w:pos="72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ECharts：为了直观地展示考试成绩、用户行为等关键指标，我采用了ECharts这一开源的可视化库。ECharts提供了丰富的图表类型和自定义选项，帮助我轻松创建交互式和动态的数据可视化界面。</w:t>
      </w:r>
    </w:p>
    <w:p w14:paraId="5554D8CB">
      <w:pPr>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综上所述，通过精心选择和配置这些开发环境和工具，为在线考试系统的开发奠定了坚实的基础。这些工具不仅提升了我的开发效率和质量，还确保了系统的稳定性、安全性和智能化水平。</w:t>
      </w:r>
    </w:p>
    <w:p w14:paraId="330DD8DC">
      <w:pPr>
        <w:pStyle w:val="4"/>
        <w:wordWrap/>
        <w:autoSpaceDE w:val="0"/>
        <w:autoSpaceDN w:val="0"/>
        <w:spacing w:line="360" w:lineRule="auto"/>
        <w:rPr>
          <w:rFonts w:ascii="Times New Roman" w:hAnsi="Times New Roman" w:cs="宋体"/>
          <w:b/>
          <w:bCs w:val="0"/>
          <w:szCs w:val="24"/>
        </w:rPr>
      </w:pPr>
      <w:bookmarkStart w:id="43" w:name="_Toc198834981"/>
      <w:r>
        <w:rPr>
          <w:rFonts w:hint="eastAsia" w:ascii="Times New Roman" w:hAnsi="Times New Roman" w:cs="宋体"/>
          <w:b/>
          <w:bCs w:val="0"/>
          <w:szCs w:val="24"/>
        </w:rPr>
        <w:t>5.2 核心模块实现</w:t>
      </w:r>
      <w:bookmarkEnd w:id="43"/>
    </w:p>
    <w:p w14:paraId="35454617">
      <w:pPr>
        <w:pStyle w:val="4"/>
        <w:wordWrap/>
        <w:autoSpaceDE w:val="0"/>
        <w:autoSpaceDN w:val="0"/>
        <w:spacing w:line="360" w:lineRule="auto"/>
        <w:rPr>
          <w:rFonts w:ascii="Times New Roman" w:hAnsi="Times New Roman" w:cs="宋体"/>
          <w:b/>
          <w:bCs w:val="0"/>
          <w:szCs w:val="24"/>
        </w:rPr>
      </w:pPr>
      <w:bookmarkStart w:id="44" w:name="_Toc198834982"/>
      <w:r>
        <w:rPr>
          <w:rFonts w:hint="eastAsia" w:ascii="Times New Roman" w:hAnsi="Times New Roman" w:cs="宋体"/>
          <w:b/>
          <w:bCs w:val="0"/>
          <w:szCs w:val="24"/>
        </w:rPr>
        <w:t>5.2.1 登录模块</w:t>
      </w:r>
      <w:bookmarkEnd w:id="44"/>
    </w:p>
    <w:p w14:paraId="3D9EB5D9">
      <w:pPr>
        <w:wordWrap/>
        <w:autoSpaceDE w:val="0"/>
        <w:autoSpaceDN w:val="0"/>
        <w:spacing w:line="360" w:lineRule="auto"/>
        <w:ind w:firstLine="480" w:firstLineChars="200"/>
        <w:rPr>
          <w:rFonts w:ascii="Times New Roman" w:hAnsi="Times New Roman"/>
          <w:sz w:val="24"/>
          <w:szCs w:val="24"/>
        </w:rPr>
      </w:pPr>
      <w:r>
        <w:rPr>
          <w:rFonts w:hint="eastAsia" w:ascii="Times New Roman" w:hAnsi="Times New Roman" w:cs="宋体"/>
          <w:sz w:val="24"/>
          <w:szCs w:val="24"/>
        </w:rPr>
        <w:t>用户可以选择通过账号、密码登录，也可以选择手机号、验证码登录，然后通过选择登录身份跳转到相应页面。</w:t>
      </w:r>
    </w:p>
    <w:p w14:paraId="0CB32957">
      <w:pPr>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登录界面展示如图5-1所示。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BA9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045AA79">
            <w:pPr>
              <w:wordWrap/>
              <w:autoSpaceDE w:val="0"/>
              <w:autoSpaceDN w:val="0"/>
              <w:rPr>
                <w:rFonts w:ascii="Times New Roman" w:hAnsi="Times New Roman"/>
              </w:rPr>
            </w:pPr>
            <w:r>
              <w:rPr>
                <w:rFonts w:ascii="Times New Roman" w:hAnsi="Times New Roman"/>
              </w:rPr>
              <w:drawing>
                <wp:anchor distT="0" distB="0" distL="114300" distR="114300" simplePos="0" relativeHeight="251698176" behindDoc="0" locked="0" layoutInCell="1" allowOverlap="1">
                  <wp:simplePos x="0" y="0"/>
                  <wp:positionH relativeFrom="margin">
                    <wp:align>center</wp:align>
                  </wp:positionH>
                  <wp:positionV relativeFrom="margin">
                    <wp:align>center</wp:align>
                  </wp:positionV>
                  <wp:extent cx="5157470" cy="2623820"/>
                  <wp:effectExtent l="0" t="0" r="5080" b="5080"/>
                  <wp:wrapSquare wrapText="bothSides"/>
                  <wp:docPr id="1110883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3586" name="图片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57470" cy="2623820"/>
                          </a:xfrm>
                          <a:prstGeom prst="rect">
                            <a:avLst/>
                          </a:prstGeom>
                        </pic:spPr>
                      </pic:pic>
                    </a:graphicData>
                  </a:graphic>
                </wp:anchor>
              </w:drawing>
            </w:r>
          </w:p>
        </w:tc>
      </w:tr>
      <w:tr w14:paraId="58E2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AA3A41D">
            <w:pPr>
              <w:wordWrap/>
              <w:autoSpaceDE w:val="0"/>
              <w:autoSpaceDN w:val="0"/>
              <w:jc w:val="center"/>
              <w:rPr>
                <w:rFonts w:ascii="Times New Roman" w:hAnsi="Times New Roman"/>
                <w:b/>
                <w:bCs/>
              </w:rPr>
            </w:pPr>
            <w:r>
              <w:rPr>
                <w:rFonts w:hint="eastAsia" w:ascii="Times New Roman" w:hAnsi="Times New Roman"/>
                <w:b/>
                <w:bCs/>
              </w:rPr>
              <w:t>图 5-1 在线考试及智能分析系统登录界面</w:t>
            </w:r>
          </w:p>
          <w:p w14:paraId="52DBE4B8">
            <w:pPr>
              <w:pStyle w:val="49"/>
              <w:autoSpaceDE w:val="0"/>
              <w:autoSpaceDN w:val="0"/>
              <w:rPr>
                <w:b w:val="0"/>
                <w:bCs/>
              </w:rPr>
            </w:pPr>
            <w:r>
              <w:t>Fig 5-1 Online Exam and Intelligent Analysis System Login Interface</w:t>
            </w:r>
          </w:p>
        </w:tc>
      </w:tr>
    </w:tbl>
    <w:p w14:paraId="604DFD98">
      <w:pPr>
        <w:pStyle w:val="4"/>
        <w:wordWrap/>
        <w:autoSpaceDE w:val="0"/>
        <w:autoSpaceDN w:val="0"/>
        <w:spacing w:line="360" w:lineRule="auto"/>
        <w:rPr>
          <w:rFonts w:ascii="Times New Roman" w:hAnsi="Times New Roman" w:cs="宋体"/>
          <w:b/>
          <w:bCs w:val="0"/>
          <w:szCs w:val="24"/>
        </w:rPr>
      </w:pPr>
      <w:bookmarkStart w:id="45" w:name="_Toc198834983"/>
      <w:r>
        <w:rPr>
          <w:rFonts w:hint="eastAsia" w:ascii="Times New Roman" w:hAnsi="Times New Roman" w:cs="宋体"/>
          <w:b/>
          <w:bCs w:val="0"/>
          <w:szCs w:val="24"/>
        </w:rPr>
        <w:t>5.2.2 在线考试模块</w:t>
      </w:r>
      <w:bookmarkEnd w:id="45"/>
    </w:p>
    <w:p w14:paraId="2B069B98">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考生登录成功后跳转到我的考试界面，我的考试界面包含与考生相关的所有考试，包括未开始，进行中，已结束的考试。我的考试界面如图5-2所示。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A71D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378BD4DC">
            <w:pPr>
              <w:wordWrap/>
              <w:autoSpaceDE w:val="0"/>
              <w:autoSpaceDN w:val="0"/>
              <w:rPr>
                <w:rFonts w:ascii="Times New Roman" w:hAnsi="Times New Roman"/>
              </w:rPr>
            </w:pPr>
            <w:r>
              <w:rPr>
                <w:rFonts w:ascii="Times New Roman" w:hAnsi="Times New Roman"/>
              </w:rPr>
              <w:drawing>
                <wp:anchor distT="0" distB="0" distL="114300" distR="114300" simplePos="0" relativeHeight="251699200" behindDoc="0" locked="0" layoutInCell="1" allowOverlap="1">
                  <wp:simplePos x="0" y="0"/>
                  <wp:positionH relativeFrom="margin">
                    <wp:posOffset>261620</wp:posOffset>
                  </wp:positionH>
                  <wp:positionV relativeFrom="margin">
                    <wp:posOffset>0</wp:posOffset>
                  </wp:positionV>
                  <wp:extent cx="5200650" cy="2651125"/>
                  <wp:effectExtent l="0" t="0" r="0" b="0"/>
                  <wp:wrapSquare wrapText="bothSides"/>
                  <wp:docPr id="189645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593" name="图片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00650" cy="2651125"/>
                          </a:xfrm>
                          <a:prstGeom prst="rect">
                            <a:avLst/>
                          </a:prstGeom>
                        </pic:spPr>
                      </pic:pic>
                    </a:graphicData>
                  </a:graphic>
                </wp:anchor>
              </w:drawing>
            </w:r>
          </w:p>
        </w:tc>
      </w:tr>
      <w:tr w14:paraId="5277F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4B47F557">
            <w:pPr>
              <w:wordWrap/>
              <w:autoSpaceDE w:val="0"/>
              <w:autoSpaceDN w:val="0"/>
              <w:jc w:val="center"/>
              <w:rPr>
                <w:rFonts w:ascii="Times New Roman" w:hAnsi="Times New Roman"/>
                <w:b/>
                <w:bCs/>
              </w:rPr>
            </w:pPr>
            <w:r>
              <w:rPr>
                <w:rFonts w:hint="eastAsia" w:ascii="Times New Roman" w:hAnsi="Times New Roman"/>
                <w:b/>
                <w:bCs/>
              </w:rPr>
              <w:t>图 5-2 我的考试界面</w:t>
            </w:r>
          </w:p>
          <w:p w14:paraId="229BEA4B">
            <w:pPr>
              <w:pStyle w:val="49"/>
              <w:autoSpaceDE w:val="0"/>
              <w:autoSpaceDN w:val="0"/>
              <w:rPr>
                <w:b w:val="0"/>
                <w:bCs/>
              </w:rPr>
            </w:pPr>
            <w:r>
              <w:t xml:space="preserve">Fig 5-2 My Exam Interface </w:t>
            </w:r>
          </w:p>
        </w:tc>
      </w:tr>
    </w:tbl>
    <w:p w14:paraId="5E6557DA">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选择我的考试界面中的考试模块，进入考试详情界面，考试详情界面显示考试科目，考试开始时间，试题详情包括各题型分数和数量。考试详情界面如图5-3所示。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6C54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70E831A4">
            <w:pPr>
              <w:wordWrap/>
              <w:autoSpaceDE w:val="0"/>
              <w:autoSpaceDN w:val="0"/>
              <w:rPr>
                <w:rFonts w:ascii="Times New Roman" w:hAnsi="Times New Roman"/>
              </w:rPr>
            </w:pPr>
            <w:r>
              <w:rPr>
                <w:rFonts w:ascii="Times New Roman" w:hAnsi="Times New Roman"/>
              </w:rPr>
              <w:drawing>
                <wp:inline distT="0" distB="0" distL="0" distR="0">
                  <wp:extent cx="5804535" cy="2952750"/>
                  <wp:effectExtent l="0" t="0" r="5715" b="0"/>
                  <wp:docPr id="1128704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04782" name="图片 1"/>
                          <pic:cNvPicPr>
                            <a:picLocks noChangeAspect="1"/>
                          </pic:cNvPicPr>
                        </pic:nvPicPr>
                        <pic:blipFill>
                          <a:blip r:embed="rId44"/>
                          <a:stretch>
                            <a:fillRect/>
                          </a:stretch>
                        </pic:blipFill>
                        <pic:spPr>
                          <a:xfrm>
                            <a:off x="0" y="0"/>
                            <a:ext cx="5807059" cy="2953712"/>
                          </a:xfrm>
                          <a:prstGeom prst="rect">
                            <a:avLst/>
                          </a:prstGeom>
                        </pic:spPr>
                      </pic:pic>
                    </a:graphicData>
                  </a:graphic>
                </wp:inline>
              </w:drawing>
            </w:r>
          </w:p>
        </w:tc>
      </w:tr>
      <w:tr w14:paraId="144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2A168D53">
            <w:pPr>
              <w:wordWrap/>
              <w:autoSpaceDE w:val="0"/>
              <w:autoSpaceDN w:val="0"/>
              <w:jc w:val="center"/>
              <w:rPr>
                <w:rFonts w:ascii="Times New Roman" w:hAnsi="Times New Roman"/>
                <w:b/>
                <w:bCs/>
              </w:rPr>
            </w:pPr>
            <w:r>
              <w:rPr>
                <w:rFonts w:hint="eastAsia" w:ascii="Times New Roman" w:hAnsi="Times New Roman"/>
                <w:b/>
                <w:bCs/>
              </w:rPr>
              <w:t>图 5-3 考试详情界面</w:t>
            </w:r>
          </w:p>
          <w:p w14:paraId="3E38634C">
            <w:pPr>
              <w:pStyle w:val="49"/>
              <w:autoSpaceDE w:val="0"/>
              <w:autoSpaceDN w:val="0"/>
            </w:pPr>
            <w:r>
              <w:t>Fig 5-3 Exam Details Interface</w:t>
            </w:r>
          </w:p>
        </w:tc>
      </w:tr>
    </w:tbl>
    <w:p w14:paraId="6411F48D">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在考试详情界面点击开始答题进入答题界面，答题界面左侧部分显示考试科目、总分、考试时长、各题型序号，点击序号跳转到对应题目，右侧显示题目内容，答题完成用浅绿色标注题目序号，深绿色表示此刻选中题目，点击上一题，下一题跳转到相应题目，右下角显示考试倒计时，考试结束自动提交试卷。答题界面如图5-4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64279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42" w:type="dxa"/>
          </w:tcPr>
          <w:p w14:paraId="1FDFB4CB">
            <w:pPr>
              <w:wordWrap/>
              <w:autoSpaceDE w:val="0"/>
              <w:autoSpaceDN w:val="0"/>
              <w:rPr>
                <w:rFonts w:ascii="Times New Roman" w:hAnsi="Times New Roman"/>
              </w:rPr>
            </w:pPr>
            <w:r>
              <w:rPr>
                <w:rFonts w:ascii="Times New Roman" w:hAnsi="Times New Roman"/>
              </w:rPr>
              <w:drawing>
                <wp:inline distT="0" distB="0" distL="0" distR="0">
                  <wp:extent cx="5864225" cy="3061970"/>
                  <wp:effectExtent l="0" t="0" r="3175" b="5080"/>
                  <wp:docPr id="172184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2176" name="图片 1"/>
                          <pic:cNvPicPr>
                            <a:picLocks noChangeAspect="1"/>
                          </pic:cNvPicPr>
                        </pic:nvPicPr>
                        <pic:blipFill>
                          <a:blip r:embed="rId45"/>
                          <a:stretch>
                            <a:fillRect/>
                          </a:stretch>
                        </pic:blipFill>
                        <pic:spPr>
                          <a:xfrm>
                            <a:off x="0" y="0"/>
                            <a:ext cx="5868048" cy="3064049"/>
                          </a:xfrm>
                          <a:prstGeom prst="rect">
                            <a:avLst/>
                          </a:prstGeom>
                        </pic:spPr>
                      </pic:pic>
                    </a:graphicData>
                  </a:graphic>
                </wp:inline>
              </w:drawing>
            </w:r>
          </w:p>
        </w:tc>
      </w:tr>
      <w:tr w14:paraId="0B189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42" w:type="dxa"/>
          </w:tcPr>
          <w:p w14:paraId="5D8B34BA">
            <w:pPr>
              <w:wordWrap/>
              <w:autoSpaceDE w:val="0"/>
              <w:autoSpaceDN w:val="0"/>
              <w:jc w:val="center"/>
              <w:rPr>
                <w:rFonts w:ascii="Times New Roman" w:hAnsi="Times New Roman"/>
                <w:b/>
                <w:bCs/>
              </w:rPr>
            </w:pPr>
            <w:r>
              <w:rPr>
                <w:rFonts w:hint="eastAsia" w:ascii="Times New Roman" w:hAnsi="Times New Roman"/>
                <w:b/>
                <w:bCs/>
              </w:rPr>
              <w:t>图 5-4 答题界面</w:t>
            </w:r>
          </w:p>
          <w:p w14:paraId="4072B1B7">
            <w:pPr>
              <w:pStyle w:val="49"/>
              <w:autoSpaceDE w:val="0"/>
              <w:autoSpaceDN w:val="0"/>
            </w:pPr>
            <w:r>
              <w:t>Fig 5-4 Answering interface</w:t>
            </w:r>
          </w:p>
        </w:tc>
      </w:tr>
    </w:tbl>
    <w:p w14:paraId="4AB83D9A">
      <w:pPr>
        <w:pStyle w:val="4"/>
        <w:wordWrap/>
        <w:autoSpaceDE w:val="0"/>
        <w:autoSpaceDN w:val="0"/>
        <w:spacing w:line="360" w:lineRule="auto"/>
        <w:rPr>
          <w:rFonts w:ascii="Times New Roman" w:hAnsi="Times New Roman" w:cs="宋体"/>
          <w:b/>
          <w:bCs w:val="0"/>
          <w:szCs w:val="24"/>
        </w:rPr>
      </w:pPr>
      <w:bookmarkStart w:id="46" w:name="_Toc198834984"/>
      <w:r>
        <w:rPr>
          <w:rFonts w:hint="eastAsia" w:ascii="Times New Roman" w:hAnsi="Times New Roman" w:cs="宋体"/>
          <w:b/>
          <w:bCs w:val="0"/>
          <w:szCs w:val="24"/>
        </w:rPr>
        <w:t>5.2.3 成绩查询模块</w:t>
      </w:r>
      <w:bookmarkEnd w:id="46"/>
    </w:p>
    <w:p w14:paraId="19200D6C">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成绩查询模块主要列出了考生的所有成绩记录，包括考试日期、课程名称、考试分数，是否及格等。成绩查询页面如图5-5所示。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556E2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42" w:type="dxa"/>
          </w:tcPr>
          <w:p w14:paraId="7DAF9EDB">
            <w:pPr>
              <w:wordWrap/>
              <w:autoSpaceDE w:val="0"/>
              <w:autoSpaceDN w:val="0"/>
              <w:rPr>
                <w:rFonts w:ascii="Times New Roman" w:hAnsi="Times New Roman"/>
              </w:rPr>
            </w:pPr>
            <w:r>
              <w:rPr>
                <w:rFonts w:ascii="Times New Roman" w:hAnsi="Times New Roman"/>
              </w:rPr>
              <w:drawing>
                <wp:inline distT="0" distB="0" distL="0" distR="0">
                  <wp:extent cx="5800725" cy="2985770"/>
                  <wp:effectExtent l="0" t="0" r="0" b="5080"/>
                  <wp:docPr id="190435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2156" name="图片 1"/>
                          <pic:cNvPicPr>
                            <a:picLocks noChangeAspect="1"/>
                          </pic:cNvPicPr>
                        </pic:nvPicPr>
                        <pic:blipFill>
                          <a:blip r:embed="rId46"/>
                          <a:stretch>
                            <a:fillRect/>
                          </a:stretch>
                        </pic:blipFill>
                        <pic:spPr>
                          <a:xfrm>
                            <a:off x="0" y="0"/>
                            <a:ext cx="5805016" cy="2988046"/>
                          </a:xfrm>
                          <a:prstGeom prst="rect">
                            <a:avLst/>
                          </a:prstGeom>
                        </pic:spPr>
                      </pic:pic>
                    </a:graphicData>
                  </a:graphic>
                </wp:inline>
              </w:drawing>
            </w:r>
          </w:p>
        </w:tc>
      </w:tr>
      <w:tr w14:paraId="5C7BF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242" w:type="dxa"/>
          </w:tcPr>
          <w:p w14:paraId="7D028C2D">
            <w:pPr>
              <w:wordWrap/>
              <w:autoSpaceDE w:val="0"/>
              <w:autoSpaceDN w:val="0"/>
              <w:jc w:val="center"/>
              <w:rPr>
                <w:rFonts w:ascii="Times New Roman" w:hAnsi="Times New Roman"/>
                <w:b/>
                <w:bCs/>
              </w:rPr>
            </w:pPr>
            <w:r>
              <w:rPr>
                <w:rFonts w:hint="eastAsia" w:ascii="Times New Roman" w:hAnsi="Times New Roman"/>
                <w:b/>
                <w:bCs/>
              </w:rPr>
              <w:t>图 5-5 成绩查询界面</w:t>
            </w:r>
          </w:p>
          <w:p w14:paraId="65C89EAB">
            <w:pPr>
              <w:pStyle w:val="49"/>
              <w:autoSpaceDE w:val="0"/>
              <w:autoSpaceDN w:val="0"/>
            </w:pPr>
            <w:r>
              <w:t>Fig 5-5 Score Query Interface</w:t>
            </w:r>
          </w:p>
        </w:tc>
      </w:tr>
    </w:tbl>
    <w:p w14:paraId="1BC97E50">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点击成绩详情界面列表里相应考试记录跳转到考试详情界面，考试详情界面记录考生答题记录和题目解析，帮助考生回顾考试时的情况。考试详情界面如图5-6所示。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2901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1BFF774A">
            <w:pPr>
              <w:wordWrap/>
              <w:autoSpaceDE w:val="0"/>
              <w:autoSpaceDN w:val="0"/>
              <w:rPr>
                <w:rFonts w:ascii="Times New Roman" w:hAnsi="Times New Roman"/>
              </w:rPr>
            </w:pPr>
            <w:r>
              <w:rPr>
                <w:rFonts w:ascii="Times New Roman" w:hAnsi="Times New Roman"/>
              </w:rPr>
              <w:drawing>
                <wp:inline distT="0" distB="0" distL="0" distR="0">
                  <wp:extent cx="5922010" cy="3119120"/>
                  <wp:effectExtent l="0" t="0" r="2540" b="5080"/>
                  <wp:docPr id="150418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6418" name="图片 1"/>
                          <pic:cNvPicPr>
                            <a:picLocks noChangeAspect="1"/>
                          </pic:cNvPicPr>
                        </pic:nvPicPr>
                        <pic:blipFill>
                          <a:blip r:embed="rId47"/>
                          <a:stretch>
                            <a:fillRect/>
                          </a:stretch>
                        </pic:blipFill>
                        <pic:spPr>
                          <a:xfrm>
                            <a:off x="0" y="0"/>
                            <a:ext cx="5926624" cy="3121556"/>
                          </a:xfrm>
                          <a:prstGeom prst="rect">
                            <a:avLst/>
                          </a:prstGeom>
                        </pic:spPr>
                      </pic:pic>
                    </a:graphicData>
                  </a:graphic>
                </wp:inline>
              </w:drawing>
            </w:r>
          </w:p>
        </w:tc>
      </w:tr>
      <w:tr w14:paraId="0D1E0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DA2A421">
            <w:pPr>
              <w:wordWrap/>
              <w:autoSpaceDE w:val="0"/>
              <w:autoSpaceDN w:val="0"/>
              <w:jc w:val="center"/>
              <w:rPr>
                <w:rFonts w:ascii="Times New Roman" w:hAnsi="Times New Roman"/>
                <w:b/>
                <w:bCs/>
              </w:rPr>
            </w:pPr>
            <w:r>
              <w:rPr>
                <w:rFonts w:hint="eastAsia" w:ascii="Times New Roman" w:hAnsi="Times New Roman"/>
                <w:b/>
                <w:bCs/>
              </w:rPr>
              <w:t>图 5-6 考试详情界面</w:t>
            </w:r>
          </w:p>
          <w:p w14:paraId="437F7E53">
            <w:pPr>
              <w:pStyle w:val="49"/>
              <w:autoSpaceDE w:val="0"/>
              <w:autoSpaceDN w:val="0"/>
            </w:pPr>
            <w:r>
              <w:t>Fig 5-6 Exam Details Interface</w:t>
            </w:r>
          </w:p>
        </w:tc>
      </w:tr>
    </w:tbl>
    <w:p w14:paraId="54973D44">
      <w:pPr>
        <w:pStyle w:val="4"/>
        <w:wordWrap/>
        <w:autoSpaceDE w:val="0"/>
        <w:autoSpaceDN w:val="0"/>
        <w:spacing w:line="360" w:lineRule="auto"/>
        <w:rPr>
          <w:rFonts w:ascii="Times New Roman" w:hAnsi="Times New Roman" w:cs="宋体"/>
          <w:b/>
          <w:bCs w:val="0"/>
          <w:szCs w:val="24"/>
        </w:rPr>
      </w:pPr>
      <w:bookmarkStart w:id="47" w:name="_Toc198834985"/>
      <w:r>
        <w:rPr>
          <w:rFonts w:hint="eastAsia" w:ascii="Times New Roman" w:hAnsi="Times New Roman" w:cs="宋体"/>
          <w:b/>
          <w:bCs w:val="0"/>
          <w:szCs w:val="24"/>
        </w:rPr>
        <w:t>5.2.4 用户管理模块</w:t>
      </w:r>
      <w:bookmarkEnd w:id="47"/>
    </w:p>
    <w:p w14:paraId="49163DF5">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管理员可对教师和学生的信息进行一个增删改查，点击教师信息管理显示教师的工号、姓名、所属学院、职称、管理班级数等。教师信息管理页面如图5-7所示。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8412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7553BB30">
            <w:pPr>
              <w:wordWrap/>
              <w:autoSpaceDE w:val="0"/>
              <w:autoSpaceDN w:val="0"/>
              <w:rPr>
                <w:rFonts w:ascii="Times New Roman" w:hAnsi="Times New Roman"/>
              </w:rPr>
            </w:pPr>
            <w:r>
              <w:rPr>
                <w:rFonts w:ascii="Times New Roman" w:hAnsi="Times New Roman"/>
              </w:rPr>
              <w:drawing>
                <wp:inline distT="0" distB="0" distL="0" distR="0">
                  <wp:extent cx="5847080" cy="2861945"/>
                  <wp:effectExtent l="0" t="0" r="1270" b="0"/>
                  <wp:docPr id="1965821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1154" name="图片 1"/>
                          <pic:cNvPicPr>
                            <a:picLocks noChangeAspect="1"/>
                          </pic:cNvPicPr>
                        </pic:nvPicPr>
                        <pic:blipFill>
                          <a:blip r:embed="rId48"/>
                          <a:stretch>
                            <a:fillRect/>
                          </a:stretch>
                        </pic:blipFill>
                        <pic:spPr>
                          <a:xfrm>
                            <a:off x="0" y="0"/>
                            <a:ext cx="5849567" cy="2863216"/>
                          </a:xfrm>
                          <a:prstGeom prst="rect">
                            <a:avLst/>
                          </a:prstGeom>
                        </pic:spPr>
                      </pic:pic>
                    </a:graphicData>
                  </a:graphic>
                </wp:inline>
              </w:drawing>
            </w:r>
          </w:p>
        </w:tc>
      </w:tr>
      <w:tr w14:paraId="77C41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65E1617F">
            <w:pPr>
              <w:wordWrap/>
              <w:autoSpaceDE w:val="0"/>
              <w:autoSpaceDN w:val="0"/>
              <w:jc w:val="center"/>
              <w:rPr>
                <w:rFonts w:ascii="Times New Roman" w:hAnsi="Times New Roman"/>
                <w:b/>
                <w:bCs/>
              </w:rPr>
            </w:pPr>
            <w:r>
              <w:rPr>
                <w:rFonts w:hint="eastAsia" w:ascii="Times New Roman" w:hAnsi="Times New Roman"/>
                <w:b/>
                <w:bCs/>
              </w:rPr>
              <w:t>图 5-7 教师信息管理界面</w:t>
            </w:r>
          </w:p>
          <w:p w14:paraId="12664079">
            <w:pPr>
              <w:pStyle w:val="49"/>
              <w:autoSpaceDE w:val="0"/>
              <w:autoSpaceDN w:val="0"/>
            </w:pPr>
            <w:r>
              <w:t>Fig 5-7 Teacher Information Management Interface</w:t>
            </w:r>
          </w:p>
        </w:tc>
      </w:tr>
    </w:tbl>
    <w:p w14:paraId="385A564A">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点击学生信息管理显示学生学号、姓名、班级、所属专业、性别、联系电话等信息，对学生进行增删改查。学生信息管理页面如图5-8所示。</w:t>
      </w: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B423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7CAD311E">
            <w:pPr>
              <w:wordWrap/>
              <w:autoSpaceDE w:val="0"/>
              <w:autoSpaceDN w:val="0"/>
              <w:rPr>
                <w:rFonts w:ascii="Times New Roman" w:hAnsi="Times New Roman"/>
              </w:rPr>
            </w:pPr>
            <w:r>
              <w:rPr>
                <w:rFonts w:ascii="Times New Roman" w:hAnsi="Times New Roman"/>
              </w:rPr>
              <w:drawing>
                <wp:inline distT="0" distB="0" distL="0" distR="0">
                  <wp:extent cx="5954395" cy="3023870"/>
                  <wp:effectExtent l="0" t="0" r="8255" b="5080"/>
                  <wp:docPr id="1038561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1692" name="图片 1"/>
                          <pic:cNvPicPr>
                            <a:picLocks noChangeAspect="1"/>
                          </pic:cNvPicPr>
                        </pic:nvPicPr>
                        <pic:blipFill>
                          <a:blip r:embed="rId49"/>
                          <a:stretch>
                            <a:fillRect/>
                          </a:stretch>
                        </pic:blipFill>
                        <pic:spPr>
                          <a:xfrm>
                            <a:off x="0" y="0"/>
                            <a:ext cx="5960636" cy="3027205"/>
                          </a:xfrm>
                          <a:prstGeom prst="rect">
                            <a:avLst/>
                          </a:prstGeom>
                        </pic:spPr>
                      </pic:pic>
                    </a:graphicData>
                  </a:graphic>
                </wp:inline>
              </w:drawing>
            </w:r>
          </w:p>
        </w:tc>
      </w:tr>
      <w:tr w14:paraId="53CBA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42" w:type="dxa"/>
          </w:tcPr>
          <w:p w14:paraId="57210DC7">
            <w:pPr>
              <w:wordWrap/>
              <w:autoSpaceDE w:val="0"/>
              <w:autoSpaceDN w:val="0"/>
              <w:jc w:val="center"/>
              <w:rPr>
                <w:rFonts w:ascii="Times New Roman" w:hAnsi="Times New Roman"/>
                <w:b/>
                <w:bCs/>
              </w:rPr>
            </w:pPr>
            <w:r>
              <w:rPr>
                <w:rFonts w:hint="eastAsia" w:ascii="Times New Roman" w:hAnsi="Times New Roman"/>
                <w:b/>
                <w:bCs/>
              </w:rPr>
              <w:t>图 5-8 学生信息管理界面</w:t>
            </w:r>
          </w:p>
          <w:p w14:paraId="2A1A7372">
            <w:pPr>
              <w:pStyle w:val="49"/>
              <w:autoSpaceDE w:val="0"/>
              <w:autoSpaceDN w:val="0"/>
            </w:pPr>
            <w:r>
              <w:t xml:space="preserve">Fig 5-8 Student Information Management Interface </w:t>
            </w:r>
          </w:p>
        </w:tc>
      </w:tr>
    </w:tbl>
    <w:p w14:paraId="461F0FB0">
      <w:pPr>
        <w:pStyle w:val="4"/>
        <w:wordWrap/>
        <w:autoSpaceDE w:val="0"/>
        <w:autoSpaceDN w:val="0"/>
        <w:spacing w:line="360" w:lineRule="auto"/>
        <w:rPr>
          <w:rFonts w:ascii="Times New Roman" w:hAnsi="Times New Roman" w:cs="宋体"/>
          <w:b/>
          <w:bCs w:val="0"/>
          <w:szCs w:val="24"/>
        </w:rPr>
      </w:pPr>
      <w:bookmarkStart w:id="48" w:name="_Toc198834986"/>
      <w:r>
        <w:rPr>
          <w:rFonts w:hint="eastAsia" w:ascii="Times New Roman" w:hAnsi="Times New Roman" w:cs="宋体"/>
          <w:b/>
          <w:bCs w:val="0"/>
          <w:szCs w:val="24"/>
        </w:rPr>
        <w:t>5.2.5 智能分析模块</w:t>
      </w:r>
      <w:bookmarkEnd w:id="48"/>
    </w:p>
    <w:p w14:paraId="30A99BFE">
      <w:pPr>
        <w:tabs>
          <w:tab w:val="left" w:pos="72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学生端智能分析模块主要分为成绩分析、考试分析、知识点分析。</w:t>
      </w:r>
    </w:p>
    <w:p w14:paraId="75D23CEE">
      <w:pPr>
        <w:tabs>
          <w:tab w:val="left" w:pos="72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（1）成绩分析主要有考试记录界面，展示所选科目考试的一个考试次数、历史最高分与最低分、平均分、评分等级，用折线图展示成绩的一个历史趋势。考试记录界面如图5-9所示。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1B7E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D78789D">
            <w:pPr>
              <w:wordWrap/>
              <w:autoSpaceDE w:val="0"/>
              <w:autoSpaceDN w:val="0"/>
              <w:rPr>
                <w:rFonts w:ascii="Times New Roman" w:hAnsi="Times New Roman"/>
              </w:rPr>
            </w:pPr>
            <w:r>
              <w:rPr>
                <w:rFonts w:ascii="Times New Roman" w:hAnsi="Times New Roman"/>
              </w:rPr>
              <w:drawing>
                <wp:anchor distT="0" distB="0" distL="114300" distR="114300" simplePos="0" relativeHeight="251673600" behindDoc="0" locked="0" layoutInCell="1" allowOverlap="1">
                  <wp:simplePos x="0" y="0"/>
                  <wp:positionH relativeFrom="margin">
                    <wp:align>center</wp:align>
                  </wp:positionH>
                  <wp:positionV relativeFrom="margin">
                    <wp:align>center</wp:align>
                  </wp:positionV>
                  <wp:extent cx="5686425" cy="2710815"/>
                  <wp:effectExtent l="0" t="0" r="9525" b="0"/>
                  <wp:wrapSquare wrapText="bothSides"/>
                  <wp:docPr id="1609048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8748" name="图片 1"/>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86425" cy="2710815"/>
                          </a:xfrm>
                          <a:prstGeom prst="rect">
                            <a:avLst/>
                          </a:prstGeom>
                        </pic:spPr>
                      </pic:pic>
                    </a:graphicData>
                  </a:graphic>
                </wp:anchor>
              </w:drawing>
            </w:r>
          </w:p>
        </w:tc>
      </w:tr>
      <w:tr w14:paraId="714DC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7704DB60">
            <w:pPr>
              <w:wordWrap/>
              <w:autoSpaceDE w:val="0"/>
              <w:autoSpaceDN w:val="0"/>
              <w:jc w:val="center"/>
              <w:rPr>
                <w:rFonts w:ascii="Times New Roman" w:hAnsi="Times New Roman"/>
                <w:b/>
                <w:bCs/>
              </w:rPr>
            </w:pPr>
            <w:r>
              <w:rPr>
                <w:rFonts w:hint="eastAsia" w:ascii="Times New Roman" w:hAnsi="Times New Roman"/>
                <w:b/>
                <w:bCs/>
              </w:rPr>
              <w:t>图 5-9 考试记录界面</w:t>
            </w:r>
          </w:p>
          <w:p w14:paraId="1060EC16">
            <w:pPr>
              <w:pStyle w:val="49"/>
              <w:autoSpaceDE w:val="0"/>
              <w:autoSpaceDN w:val="0"/>
              <w:rPr>
                <w:b w:val="0"/>
                <w:bCs/>
              </w:rPr>
            </w:pPr>
            <w:r>
              <w:t>Fig 5-9 Exam Record Interface</w:t>
            </w:r>
          </w:p>
        </w:tc>
      </w:tr>
    </w:tbl>
    <w:p w14:paraId="4F992B32">
      <w:pPr>
        <w:tabs>
          <w:tab w:val="left" w:pos="72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班级评分等级分布界面，用饼图展示班级评分等级分布情况，分析自己在班级中所处水平。班级评分等级分布界面如图5-10所示。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E6EB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21AEFCF">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margin">
                    <wp:posOffset>180975</wp:posOffset>
                  </wp:positionH>
                  <wp:positionV relativeFrom="margin">
                    <wp:posOffset>0</wp:posOffset>
                  </wp:positionV>
                  <wp:extent cx="5672455" cy="2872105"/>
                  <wp:effectExtent l="0" t="0" r="4445" b="5080"/>
                  <wp:wrapSquare wrapText="bothSides"/>
                  <wp:docPr id="12396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07495"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73798" cy="2872425"/>
                          </a:xfrm>
                          <a:prstGeom prst="rect">
                            <a:avLst/>
                          </a:prstGeom>
                        </pic:spPr>
                      </pic:pic>
                    </a:graphicData>
                  </a:graphic>
                </wp:anchor>
              </w:drawing>
            </w:r>
          </w:p>
        </w:tc>
      </w:tr>
      <w:tr w14:paraId="6E08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19B38428">
            <w:pPr>
              <w:wordWrap/>
              <w:autoSpaceDE w:val="0"/>
              <w:autoSpaceDN w:val="0"/>
              <w:jc w:val="center"/>
              <w:rPr>
                <w:rFonts w:ascii="Times New Roman" w:hAnsi="Times New Roman"/>
                <w:b/>
                <w:bCs/>
              </w:rPr>
            </w:pPr>
            <w:r>
              <w:rPr>
                <w:rFonts w:hint="eastAsia" w:ascii="Times New Roman" w:hAnsi="Times New Roman"/>
                <w:b/>
                <w:bCs/>
              </w:rPr>
              <w:t>图 5-10 班级评分等级分布界面</w:t>
            </w:r>
          </w:p>
          <w:p w14:paraId="16E1C328">
            <w:pPr>
              <w:pStyle w:val="49"/>
              <w:autoSpaceDE w:val="0"/>
              <w:autoSpaceDN w:val="0"/>
            </w:pPr>
            <w:r>
              <w:t>Fig 5-10 Class Rating Level Distribution Interface</w:t>
            </w:r>
          </w:p>
        </w:tc>
      </w:tr>
    </w:tbl>
    <w:p w14:paraId="5B0C45E9">
      <w:pPr>
        <w:tabs>
          <w:tab w:val="left" w:pos="72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各题型得分率排行界面用柱状图展示各题型得分率，可以根据排行加强相应题型训练。各题型得分率排行界面如图5-11所示。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C04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00E2E8AB">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738495" cy="2899410"/>
                  <wp:effectExtent l="0" t="0" r="0" b="0"/>
                  <wp:docPr id="1347120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0147" name="图片 1"/>
                          <pic:cNvPicPr>
                            <a:picLocks noChangeAspect="1"/>
                          </pic:cNvPicPr>
                        </pic:nvPicPr>
                        <pic:blipFill>
                          <a:blip r:embed="rId52"/>
                          <a:stretch>
                            <a:fillRect/>
                          </a:stretch>
                        </pic:blipFill>
                        <pic:spPr>
                          <a:xfrm>
                            <a:off x="0" y="0"/>
                            <a:ext cx="5777681" cy="2919565"/>
                          </a:xfrm>
                          <a:prstGeom prst="rect">
                            <a:avLst/>
                          </a:prstGeom>
                        </pic:spPr>
                      </pic:pic>
                    </a:graphicData>
                  </a:graphic>
                </wp:inline>
              </w:drawing>
            </w:r>
          </w:p>
        </w:tc>
      </w:tr>
      <w:tr w14:paraId="4D7A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nil"/>
              <w:left w:val="nil"/>
              <w:bottom w:val="nil"/>
              <w:right w:val="nil"/>
            </w:tcBorders>
          </w:tcPr>
          <w:p w14:paraId="79789B3E">
            <w:pPr>
              <w:wordWrap/>
              <w:autoSpaceDE w:val="0"/>
              <w:autoSpaceDN w:val="0"/>
              <w:jc w:val="center"/>
              <w:rPr>
                <w:rFonts w:ascii="Times New Roman" w:hAnsi="Times New Roman"/>
                <w:b/>
                <w:bCs/>
              </w:rPr>
            </w:pPr>
            <w:r>
              <w:rPr>
                <w:rFonts w:hint="eastAsia" w:ascii="Times New Roman" w:hAnsi="Times New Roman"/>
                <w:b/>
                <w:bCs/>
              </w:rPr>
              <w:t>图 5-11 各题型得分率排行界面</w:t>
            </w:r>
          </w:p>
          <w:p w14:paraId="22E8866F">
            <w:pPr>
              <w:pStyle w:val="49"/>
              <w:autoSpaceDE w:val="0"/>
              <w:autoSpaceDN w:val="0"/>
              <w:rPr>
                <w:b w:val="0"/>
                <w:bCs/>
              </w:rPr>
            </w:pPr>
            <w:r>
              <w:t>Fig 5-11 Score Ranking Interface for Various Question Types</w:t>
            </w:r>
          </w:p>
        </w:tc>
      </w:tr>
    </w:tbl>
    <w:p w14:paraId="5FE77F00">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（2）考试分析主要有考试题型分析，选择某科目的一门考试，列出各题型的一个题目数量，题型总分、获得分数和得分率，然后点击按钮生成ai分析报告，进行一个个性化反馈。考试题型分析界面如图5-12所示。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51312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4F0014F7">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4624" behindDoc="0" locked="0" layoutInCell="1" allowOverlap="1">
                  <wp:simplePos x="0" y="0"/>
                  <wp:positionH relativeFrom="margin">
                    <wp:posOffset>-28575</wp:posOffset>
                  </wp:positionH>
                  <wp:positionV relativeFrom="margin">
                    <wp:posOffset>-635</wp:posOffset>
                  </wp:positionV>
                  <wp:extent cx="5877560" cy="2990850"/>
                  <wp:effectExtent l="0" t="0" r="9525" b="0"/>
                  <wp:wrapSquare wrapText="bothSides"/>
                  <wp:docPr id="185093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5341" name="图片 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77512" cy="2990850"/>
                          </a:xfrm>
                          <a:prstGeom prst="rect">
                            <a:avLst/>
                          </a:prstGeom>
                        </pic:spPr>
                      </pic:pic>
                    </a:graphicData>
                  </a:graphic>
                </wp:anchor>
              </w:drawing>
            </w:r>
          </w:p>
        </w:tc>
      </w:tr>
      <w:tr w14:paraId="22BB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6676FD79">
            <w:pPr>
              <w:wordWrap/>
              <w:autoSpaceDE w:val="0"/>
              <w:autoSpaceDN w:val="0"/>
              <w:jc w:val="center"/>
              <w:rPr>
                <w:rFonts w:ascii="Times New Roman" w:hAnsi="Times New Roman"/>
                <w:b/>
                <w:bCs/>
              </w:rPr>
            </w:pPr>
            <w:r>
              <w:rPr>
                <w:rFonts w:hint="eastAsia" w:ascii="Times New Roman" w:hAnsi="Times New Roman"/>
                <w:b/>
                <w:bCs/>
              </w:rPr>
              <w:t>图 5-12 考试题型分析界面</w:t>
            </w:r>
          </w:p>
          <w:p w14:paraId="7DE70516">
            <w:pPr>
              <w:pStyle w:val="49"/>
              <w:autoSpaceDE w:val="0"/>
              <w:autoSpaceDN w:val="0"/>
            </w:pPr>
            <w:r>
              <w:t xml:space="preserve">Fig 5-12 Exam Question Type Analysis Interface </w:t>
            </w:r>
          </w:p>
        </w:tc>
      </w:tr>
    </w:tbl>
    <w:p w14:paraId="7FC913FE">
      <w:pPr>
        <w:tabs>
          <w:tab w:val="left" w:pos="720"/>
        </w:tabs>
        <w:wordWrap/>
        <w:autoSpaceDE w:val="0"/>
        <w:autoSpaceDN w:val="0"/>
        <w:spacing w:line="350" w:lineRule="auto"/>
        <w:ind w:firstLine="482"/>
        <w:rPr>
          <w:rFonts w:ascii="Times New Roman" w:hAnsi="Times New Roman" w:cs="宋体"/>
          <w:sz w:val="24"/>
          <w:szCs w:val="24"/>
        </w:rPr>
      </w:pPr>
      <w:r>
        <w:rPr>
          <w:rFonts w:hint="eastAsia" w:ascii="Times New Roman" w:hAnsi="Times New Roman" w:cs="宋体"/>
          <w:sz w:val="24"/>
          <w:szCs w:val="24"/>
        </w:rPr>
        <w:t>考试难度分析，选择某科目的一门考试，列出各题目难度的一个题目数量，总分，获得分数，得分率，然后点击按钮生成ai分析报告，进行个性化反馈。考试难度分析界面如图5-13所示。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6742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010FAD9">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5648" behindDoc="0" locked="0" layoutInCell="1" allowOverlap="1">
                  <wp:simplePos x="0" y="0"/>
                  <wp:positionH relativeFrom="margin">
                    <wp:posOffset>47625</wp:posOffset>
                  </wp:positionH>
                  <wp:positionV relativeFrom="margin">
                    <wp:posOffset>-1270</wp:posOffset>
                  </wp:positionV>
                  <wp:extent cx="5572125" cy="2866390"/>
                  <wp:effectExtent l="0" t="0" r="9525" b="0"/>
                  <wp:wrapSquare wrapText="bothSides"/>
                  <wp:docPr id="1530100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00082" name="图片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2125" cy="2866390"/>
                          </a:xfrm>
                          <a:prstGeom prst="rect">
                            <a:avLst/>
                          </a:prstGeom>
                        </pic:spPr>
                      </pic:pic>
                    </a:graphicData>
                  </a:graphic>
                </wp:anchor>
              </w:drawing>
            </w:r>
          </w:p>
        </w:tc>
      </w:tr>
      <w:tr w14:paraId="2846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2428ABE">
            <w:pPr>
              <w:wordWrap/>
              <w:autoSpaceDE w:val="0"/>
              <w:autoSpaceDN w:val="0"/>
              <w:jc w:val="center"/>
              <w:rPr>
                <w:rFonts w:ascii="Times New Roman" w:hAnsi="Times New Roman"/>
                <w:b/>
                <w:bCs/>
              </w:rPr>
            </w:pPr>
            <w:r>
              <w:rPr>
                <w:rFonts w:hint="eastAsia" w:ascii="Times New Roman" w:hAnsi="Times New Roman"/>
                <w:b/>
                <w:bCs/>
              </w:rPr>
              <w:t>图 5-13 考试难度分析界面</w:t>
            </w:r>
          </w:p>
          <w:p w14:paraId="3DD17A1C">
            <w:pPr>
              <w:pStyle w:val="49"/>
              <w:autoSpaceDE w:val="0"/>
              <w:autoSpaceDN w:val="0"/>
            </w:pPr>
            <w:r>
              <w:t xml:space="preserve">Fig 5-13 Exam Difficulty Analysis Interface </w:t>
            </w:r>
          </w:p>
        </w:tc>
      </w:tr>
    </w:tbl>
    <w:p w14:paraId="2BB46BBE">
      <w:pPr>
        <w:tabs>
          <w:tab w:val="left" w:pos="720"/>
        </w:tabs>
        <w:wordWrap/>
        <w:autoSpaceDE w:val="0"/>
        <w:autoSpaceDN w:val="0"/>
        <w:spacing w:line="350" w:lineRule="auto"/>
        <w:ind w:firstLine="482"/>
        <w:rPr>
          <w:rFonts w:ascii="Times New Roman" w:hAnsi="Times New Roman" w:cs="宋体"/>
          <w:sz w:val="24"/>
          <w:szCs w:val="24"/>
        </w:rPr>
      </w:pPr>
      <w:r>
        <w:rPr>
          <w:rFonts w:hint="eastAsia" w:ascii="Times New Roman" w:hAnsi="Times New Roman" w:cs="宋体"/>
          <w:sz w:val="24"/>
          <w:szCs w:val="24"/>
        </w:rPr>
        <w:t>章节薄弱点分析，选择某科目的一门考试，通过饼图展示本次考试试题所属章节占比，再通过雷达图展示本次考试中试题所属章节得分率，考生可以清晰的看到章节的一个薄弱点，还可以通过点击按钮生成ai分析报告，获得个性化学习反馈。章节薄弱点分析界面如图5-14、图5-15、图5-16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70748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43961A1C">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495925" cy="2796540"/>
                  <wp:effectExtent l="0" t="0" r="0" b="3810"/>
                  <wp:docPr id="460433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775" name="图片 1"/>
                          <pic:cNvPicPr>
                            <a:picLocks noChangeAspect="1"/>
                          </pic:cNvPicPr>
                        </pic:nvPicPr>
                        <pic:blipFill>
                          <a:blip r:embed="rId55"/>
                          <a:stretch>
                            <a:fillRect/>
                          </a:stretch>
                        </pic:blipFill>
                        <pic:spPr>
                          <a:xfrm>
                            <a:off x="0" y="0"/>
                            <a:ext cx="5526176" cy="2812068"/>
                          </a:xfrm>
                          <a:prstGeom prst="rect">
                            <a:avLst/>
                          </a:prstGeom>
                        </pic:spPr>
                      </pic:pic>
                    </a:graphicData>
                  </a:graphic>
                </wp:inline>
              </w:drawing>
            </w:r>
          </w:p>
        </w:tc>
      </w:tr>
      <w:tr w14:paraId="68F83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143BD0E">
            <w:pPr>
              <w:wordWrap/>
              <w:autoSpaceDE w:val="0"/>
              <w:autoSpaceDN w:val="0"/>
              <w:jc w:val="center"/>
              <w:rPr>
                <w:rFonts w:ascii="Times New Roman" w:hAnsi="Times New Roman"/>
                <w:b/>
                <w:bCs/>
              </w:rPr>
            </w:pPr>
            <w:r>
              <w:rPr>
                <w:rFonts w:hint="eastAsia" w:ascii="Times New Roman" w:hAnsi="Times New Roman"/>
                <w:b/>
                <w:bCs/>
              </w:rPr>
              <w:t>图 5-14 章节薄弱点分析界面（1）</w:t>
            </w:r>
          </w:p>
          <w:p w14:paraId="5EB88CA3">
            <w:pPr>
              <w:pStyle w:val="49"/>
              <w:autoSpaceDE w:val="0"/>
              <w:autoSpaceDN w:val="0"/>
            </w:pPr>
            <w:r>
              <w:t>Fig 5-14 Interface for weak point analysis in Chapter (1)</w:t>
            </w:r>
          </w:p>
        </w:tc>
      </w:tr>
    </w:tbl>
    <w:p w14:paraId="169B9143">
      <w:pPr>
        <w:pStyle w:val="38"/>
        <w:wordWrap/>
        <w:autoSpaceDE w:val="0"/>
        <w:autoSpaceDN w:val="0"/>
        <w:ind w:left="720" w:firstLine="0" w:firstLineChars="0"/>
        <w:rPr>
          <w:rFonts w:ascii="Times New Roman" w:hAnsi="Times New Roman"/>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1FBC5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92085DD">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702272" behindDoc="0" locked="0" layoutInCell="1" allowOverlap="1">
                  <wp:simplePos x="0" y="0"/>
                  <wp:positionH relativeFrom="margin">
                    <wp:align>center</wp:align>
                  </wp:positionH>
                  <wp:positionV relativeFrom="margin">
                    <wp:align>center</wp:align>
                  </wp:positionV>
                  <wp:extent cx="5911850" cy="3004820"/>
                  <wp:effectExtent l="0" t="0" r="0" b="5080"/>
                  <wp:wrapSquare wrapText="bothSides"/>
                  <wp:docPr id="886843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3295" name="图片 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912023" cy="3005137"/>
                          </a:xfrm>
                          <a:prstGeom prst="rect">
                            <a:avLst/>
                          </a:prstGeom>
                        </pic:spPr>
                      </pic:pic>
                    </a:graphicData>
                  </a:graphic>
                </wp:anchor>
              </w:drawing>
            </w:r>
          </w:p>
        </w:tc>
      </w:tr>
      <w:tr w14:paraId="3235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75F0A81">
            <w:pPr>
              <w:wordWrap/>
              <w:autoSpaceDE w:val="0"/>
              <w:autoSpaceDN w:val="0"/>
              <w:jc w:val="center"/>
              <w:rPr>
                <w:rFonts w:ascii="Times New Roman" w:hAnsi="Times New Roman"/>
                <w:b/>
                <w:bCs/>
              </w:rPr>
            </w:pPr>
            <w:r>
              <w:rPr>
                <w:rFonts w:hint="eastAsia" w:ascii="Times New Roman" w:hAnsi="Times New Roman"/>
                <w:b/>
                <w:bCs/>
              </w:rPr>
              <w:t>图 5-15 章节薄弱点分析界面（2）</w:t>
            </w:r>
          </w:p>
          <w:p w14:paraId="3422B2E2">
            <w:pPr>
              <w:pStyle w:val="49"/>
              <w:autoSpaceDE w:val="0"/>
              <w:autoSpaceDN w:val="0"/>
            </w:pPr>
            <w:r>
              <w:t>Fig 5-15 Weak Point Analysis Interface (2)</w:t>
            </w:r>
          </w:p>
        </w:tc>
      </w:tr>
    </w:tbl>
    <w:p w14:paraId="4212ADB8">
      <w:pPr>
        <w:pStyle w:val="38"/>
        <w:wordWrap/>
        <w:autoSpaceDE w:val="0"/>
        <w:autoSpaceDN w:val="0"/>
        <w:ind w:left="720" w:firstLine="0" w:firstLineChars="0"/>
        <w:rPr>
          <w:rFonts w:ascii="Times New Roman" w:hAnsi="Times New Roman"/>
        </w:rPr>
      </w:pP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52A4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19F3E6A">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703296" behindDoc="0" locked="0" layoutInCell="1" allowOverlap="1">
                  <wp:simplePos x="0" y="0"/>
                  <wp:positionH relativeFrom="margin">
                    <wp:align>center</wp:align>
                  </wp:positionH>
                  <wp:positionV relativeFrom="margin">
                    <wp:align>center</wp:align>
                  </wp:positionV>
                  <wp:extent cx="6096000" cy="3038475"/>
                  <wp:effectExtent l="0" t="0" r="635" b="0"/>
                  <wp:wrapSquare wrapText="bothSides"/>
                  <wp:docPr id="639460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0188" name="图片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095860" cy="3038475"/>
                          </a:xfrm>
                          <a:prstGeom prst="rect">
                            <a:avLst/>
                          </a:prstGeom>
                        </pic:spPr>
                      </pic:pic>
                    </a:graphicData>
                  </a:graphic>
                </wp:anchor>
              </w:drawing>
            </w:r>
          </w:p>
        </w:tc>
      </w:tr>
      <w:tr w14:paraId="5AD40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23756E2">
            <w:pPr>
              <w:wordWrap/>
              <w:autoSpaceDE w:val="0"/>
              <w:autoSpaceDN w:val="0"/>
              <w:jc w:val="center"/>
              <w:rPr>
                <w:rFonts w:ascii="Times New Roman" w:hAnsi="Times New Roman"/>
                <w:b/>
                <w:bCs/>
              </w:rPr>
            </w:pPr>
            <w:r>
              <w:rPr>
                <w:rFonts w:hint="eastAsia" w:ascii="Times New Roman" w:hAnsi="Times New Roman"/>
                <w:b/>
                <w:bCs/>
              </w:rPr>
              <w:t>图 5-16 章节薄弱点分析界面（3）</w:t>
            </w:r>
          </w:p>
          <w:p w14:paraId="100CEC5A">
            <w:pPr>
              <w:pStyle w:val="49"/>
              <w:autoSpaceDE w:val="0"/>
              <w:autoSpaceDN w:val="0"/>
            </w:pPr>
            <w:r>
              <w:t>Fig 5-16 Weak Point Analysis Interface (3)</w:t>
            </w:r>
          </w:p>
        </w:tc>
      </w:tr>
    </w:tbl>
    <w:p w14:paraId="122EA218">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3）知识点分析主要有知识点掌握程度分析，统计某科目所有考试试题数据，找出其中所属知识点，列出它的一个知识点名称、所属章节、累计答题数量、错题数量、得分率、错题率和掌握程度，方便考生查看。知识点掌握程度分析界面如图5-17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011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220D375B">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872480" cy="2995295"/>
                  <wp:effectExtent l="0" t="0" r="0" b="0"/>
                  <wp:docPr id="1899760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0542" name="图片 1"/>
                          <pic:cNvPicPr>
                            <a:picLocks noChangeAspect="1"/>
                          </pic:cNvPicPr>
                        </pic:nvPicPr>
                        <pic:blipFill>
                          <a:blip r:embed="rId58"/>
                          <a:stretch>
                            <a:fillRect/>
                          </a:stretch>
                        </pic:blipFill>
                        <pic:spPr>
                          <a:xfrm>
                            <a:off x="0" y="0"/>
                            <a:ext cx="5874436" cy="2996444"/>
                          </a:xfrm>
                          <a:prstGeom prst="rect">
                            <a:avLst/>
                          </a:prstGeom>
                        </pic:spPr>
                      </pic:pic>
                    </a:graphicData>
                  </a:graphic>
                </wp:inline>
              </w:drawing>
            </w:r>
          </w:p>
        </w:tc>
      </w:tr>
      <w:tr w14:paraId="3495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65A52D17">
            <w:pPr>
              <w:wordWrap/>
              <w:autoSpaceDE w:val="0"/>
              <w:autoSpaceDN w:val="0"/>
              <w:jc w:val="center"/>
              <w:rPr>
                <w:rFonts w:ascii="Times New Roman" w:hAnsi="Times New Roman"/>
                <w:b/>
                <w:bCs/>
              </w:rPr>
            </w:pPr>
            <w:r>
              <w:rPr>
                <w:rFonts w:hint="eastAsia" w:ascii="Times New Roman" w:hAnsi="Times New Roman"/>
                <w:b/>
                <w:bCs/>
              </w:rPr>
              <w:t>图 5-17 知识点掌握程度分析界面</w:t>
            </w:r>
          </w:p>
          <w:p w14:paraId="0CBFC92A">
            <w:pPr>
              <w:pStyle w:val="49"/>
              <w:autoSpaceDE w:val="0"/>
              <w:autoSpaceDN w:val="0"/>
            </w:pPr>
            <w:r>
              <w:t>Fig 5-17 Interface for analyzing the mastery level of knowledge points</w:t>
            </w:r>
          </w:p>
        </w:tc>
      </w:tr>
    </w:tbl>
    <w:p w14:paraId="5397B6A6">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生成ai分析报告，点击按钮生成ai分析报告，获取个性化学习反馈。ai智能分析报告界面图如图5-18所示。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1151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7E46E6E7">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877560" cy="3009900"/>
                  <wp:effectExtent l="0" t="0" r="8890" b="0"/>
                  <wp:docPr id="1128704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04581" name="图片 1"/>
                          <pic:cNvPicPr>
                            <a:picLocks noChangeAspect="1"/>
                          </pic:cNvPicPr>
                        </pic:nvPicPr>
                        <pic:blipFill>
                          <a:blip r:embed="rId59"/>
                          <a:stretch>
                            <a:fillRect/>
                          </a:stretch>
                        </pic:blipFill>
                        <pic:spPr>
                          <a:xfrm>
                            <a:off x="0" y="0"/>
                            <a:ext cx="5881033" cy="3011537"/>
                          </a:xfrm>
                          <a:prstGeom prst="rect">
                            <a:avLst/>
                          </a:prstGeom>
                        </pic:spPr>
                      </pic:pic>
                    </a:graphicData>
                  </a:graphic>
                </wp:inline>
              </w:drawing>
            </w:r>
          </w:p>
        </w:tc>
      </w:tr>
      <w:tr w14:paraId="504D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21D20F76">
            <w:pPr>
              <w:wordWrap/>
              <w:autoSpaceDE w:val="0"/>
              <w:autoSpaceDN w:val="0"/>
              <w:jc w:val="center"/>
              <w:rPr>
                <w:rFonts w:ascii="Times New Roman" w:hAnsi="Times New Roman"/>
                <w:b/>
                <w:bCs/>
              </w:rPr>
            </w:pPr>
            <w:r>
              <w:rPr>
                <w:rFonts w:hint="eastAsia" w:ascii="Times New Roman" w:hAnsi="Times New Roman"/>
                <w:b/>
                <w:bCs/>
              </w:rPr>
              <w:t>图5-18 ai智能分析报告界面</w:t>
            </w:r>
          </w:p>
          <w:p w14:paraId="12A7F425">
            <w:pPr>
              <w:pStyle w:val="49"/>
              <w:autoSpaceDE w:val="0"/>
              <w:autoSpaceDN w:val="0"/>
            </w:pPr>
            <w:r>
              <w:t xml:space="preserve">Fig 5-18 AI Intelligent Analysis Report Interface </w:t>
            </w:r>
          </w:p>
        </w:tc>
      </w:tr>
    </w:tbl>
    <w:p w14:paraId="558A442D">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教师端智能分析模块主要分为个人薄弱知识点分析和班级整体薄弱知识点分析。</w:t>
      </w:r>
    </w:p>
    <w:p w14:paraId="346667D6">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1）个人薄弱知识点分析主要针对学生个人，利用柱状图显示该学生在对应课程的得分率最低的八个知识点，并利用表格形式呈现这些知识点的信息，包括知识点名称、所属章节、累计答题数、错题数、得分率、错题率等。个人薄弱知识点分析页面如图5-19、图5-20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3BB4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57AA4F63">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786120" cy="2976880"/>
                  <wp:effectExtent l="0" t="0" r="5080" b="0"/>
                  <wp:docPr id="14371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118" name="图片 1"/>
                          <pic:cNvPicPr>
                            <a:picLocks noChangeAspect="1"/>
                          </pic:cNvPicPr>
                        </pic:nvPicPr>
                        <pic:blipFill>
                          <a:blip r:embed="rId60"/>
                          <a:stretch>
                            <a:fillRect/>
                          </a:stretch>
                        </pic:blipFill>
                        <pic:spPr>
                          <a:xfrm>
                            <a:off x="0" y="0"/>
                            <a:ext cx="5787686" cy="2977843"/>
                          </a:xfrm>
                          <a:prstGeom prst="rect">
                            <a:avLst/>
                          </a:prstGeom>
                        </pic:spPr>
                      </pic:pic>
                    </a:graphicData>
                  </a:graphic>
                </wp:inline>
              </w:drawing>
            </w:r>
          </w:p>
        </w:tc>
      </w:tr>
      <w:tr w14:paraId="540A2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1441D35D">
            <w:pPr>
              <w:wordWrap/>
              <w:autoSpaceDE w:val="0"/>
              <w:autoSpaceDN w:val="0"/>
              <w:jc w:val="center"/>
              <w:rPr>
                <w:rFonts w:ascii="Times New Roman" w:hAnsi="Times New Roman"/>
                <w:b/>
                <w:bCs/>
              </w:rPr>
            </w:pPr>
            <w:r>
              <w:rPr>
                <w:rFonts w:hint="eastAsia" w:ascii="Times New Roman" w:hAnsi="Times New Roman"/>
                <w:b/>
                <w:bCs/>
              </w:rPr>
              <w:t>图5-19 个人薄弱知识点分析界面（1）</w:t>
            </w:r>
          </w:p>
          <w:p w14:paraId="3C56410C">
            <w:pPr>
              <w:pStyle w:val="49"/>
              <w:autoSpaceDE w:val="0"/>
              <w:autoSpaceDN w:val="0"/>
            </w:pPr>
            <w:r>
              <w:t>Fig 5-19 Interface for analyzing weak knowledge points of individuals (1)</w:t>
            </w:r>
          </w:p>
        </w:tc>
      </w:tr>
      <w:tr w14:paraId="316F7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259071EE">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59264" behindDoc="0" locked="0" layoutInCell="1" allowOverlap="1">
                  <wp:simplePos x="0" y="0"/>
                  <wp:positionH relativeFrom="margin">
                    <wp:posOffset>37465</wp:posOffset>
                  </wp:positionH>
                  <wp:positionV relativeFrom="margin">
                    <wp:posOffset>635</wp:posOffset>
                  </wp:positionV>
                  <wp:extent cx="5861050" cy="3057525"/>
                  <wp:effectExtent l="0" t="0" r="6350" b="0"/>
                  <wp:wrapSquare wrapText="bothSides"/>
                  <wp:docPr id="1500403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03199" name="图片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861113" cy="3057547"/>
                          </a:xfrm>
                          <a:prstGeom prst="rect">
                            <a:avLst/>
                          </a:prstGeom>
                        </pic:spPr>
                      </pic:pic>
                    </a:graphicData>
                  </a:graphic>
                </wp:anchor>
              </w:drawing>
            </w:r>
          </w:p>
        </w:tc>
      </w:tr>
      <w:tr w14:paraId="026D6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1D406A03">
            <w:pPr>
              <w:wordWrap/>
              <w:autoSpaceDE w:val="0"/>
              <w:autoSpaceDN w:val="0"/>
              <w:jc w:val="center"/>
              <w:rPr>
                <w:rFonts w:ascii="Times New Roman" w:hAnsi="Times New Roman"/>
                <w:b/>
                <w:bCs/>
              </w:rPr>
            </w:pPr>
            <w:r>
              <w:rPr>
                <w:rFonts w:hint="eastAsia" w:ascii="Times New Roman" w:hAnsi="Times New Roman"/>
                <w:b/>
                <w:bCs/>
              </w:rPr>
              <w:t>图5-20 个人薄弱知识点分析界面（2）</w:t>
            </w:r>
          </w:p>
          <w:p w14:paraId="4B2FC38A">
            <w:pPr>
              <w:pStyle w:val="49"/>
              <w:autoSpaceDE w:val="0"/>
              <w:autoSpaceDN w:val="0"/>
            </w:pPr>
            <w:r>
              <w:t>Fig 5-20 Interface for analyzing weak knowledge points of individuals (2)</w:t>
            </w:r>
          </w:p>
        </w:tc>
      </w:tr>
    </w:tbl>
    <w:p w14:paraId="39E6DC5C">
      <w:pPr>
        <w:tabs>
          <w:tab w:val="left" w:pos="720"/>
        </w:tabs>
        <w:wordWrap/>
        <w:autoSpaceDE w:val="0"/>
        <w:autoSpaceDN w:val="0"/>
        <w:spacing w:line="360" w:lineRule="auto"/>
        <w:ind w:firstLine="482"/>
        <w:rPr>
          <w:rFonts w:ascii="Times New Roman" w:hAnsi="Times New Roman"/>
        </w:rPr>
      </w:pPr>
      <w:r>
        <w:rPr>
          <w:rFonts w:hint="eastAsia" w:ascii="Times New Roman" w:hAnsi="Times New Roman" w:cs="宋体"/>
          <w:sz w:val="24"/>
          <w:szCs w:val="24"/>
        </w:rPr>
        <w:t>（2）班级整体薄弱知识点分析主要针对班级整体，通过柱状图显示班级整体在对应课程上的平均得分率最低的八个知识点，并用表格形式呈现对应知识点的知识点名称、所属章节、班级累计答题数、班级错题数、班级平均得分率、班级平均错题率等信息。班级整体薄弱知识点分析页面如图5-21、图5-22所示。</w:t>
      </w:r>
      <w:r>
        <w:rPr>
          <w:rFonts w:hint="eastAsia" w:ascii="Times New Roman" w:hAnsi="Times New Roman" w:cs="宋体"/>
          <w:sz w:val="24"/>
          <w:szCs w:val="24"/>
        </w:rPr>
        <w:br w:type="textWrapping"/>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73DE3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8A0976E">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700224" behindDoc="0" locked="0" layoutInCell="1" allowOverlap="1">
                  <wp:simplePos x="0" y="0"/>
                  <wp:positionH relativeFrom="margin">
                    <wp:align>center</wp:align>
                  </wp:positionH>
                  <wp:positionV relativeFrom="margin">
                    <wp:align>center</wp:align>
                  </wp:positionV>
                  <wp:extent cx="5912485" cy="3043555"/>
                  <wp:effectExtent l="0" t="0" r="0" b="5080"/>
                  <wp:wrapSquare wrapText="bothSides"/>
                  <wp:docPr id="1125382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82985" name="图片 1"/>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912240" cy="3043238"/>
                          </a:xfrm>
                          <a:prstGeom prst="rect">
                            <a:avLst/>
                          </a:prstGeom>
                        </pic:spPr>
                      </pic:pic>
                    </a:graphicData>
                  </a:graphic>
                </wp:anchor>
              </w:drawing>
            </w:r>
          </w:p>
        </w:tc>
      </w:tr>
      <w:tr w14:paraId="3DEFF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2F140DDC">
            <w:pPr>
              <w:wordWrap/>
              <w:autoSpaceDE w:val="0"/>
              <w:autoSpaceDN w:val="0"/>
              <w:jc w:val="center"/>
              <w:rPr>
                <w:rFonts w:ascii="Times New Roman" w:hAnsi="Times New Roman"/>
                <w:b/>
                <w:bCs/>
              </w:rPr>
            </w:pPr>
            <w:r>
              <w:rPr>
                <w:rFonts w:hint="eastAsia" w:ascii="Times New Roman" w:hAnsi="Times New Roman"/>
                <w:b/>
                <w:bCs/>
              </w:rPr>
              <w:t>图5-21 班级整体薄弱知识点分析界面（1）</w:t>
            </w:r>
          </w:p>
          <w:p w14:paraId="2F648285">
            <w:pPr>
              <w:pStyle w:val="49"/>
              <w:autoSpaceDE w:val="0"/>
              <w:autoSpaceDN w:val="0"/>
            </w:pPr>
            <w:r>
              <w:t>Fig 5-21 Interface for analyzing the overall weak knowledge points of the class (1)</w:t>
            </w:r>
          </w:p>
        </w:tc>
      </w:tr>
      <w:tr w14:paraId="677AD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A72F702">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701248" behindDoc="0" locked="0" layoutInCell="1" allowOverlap="1">
                  <wp:simplePos x="0" y="0"/>
                  <wp:positionH relativeFrom="margin">
                    <wp:align>center</wp:align>
                  </wp:positionH>
                  <wp:positionV relativeFrom="margin">
                    <wp:align>center</wp:align>
                  </wp:positionV>
                  <wp:extent cx="5891530" cy="2961640"/>
                  <wp:effectExtent l="0" t="0" r="0" b="0"/>
                  <wp:wrapSquare wrapText="bothSides"/>
                  <wp:docPr id="88943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2666" name="图片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891213" cy="2961924"/>
                          </a:xfrm>
                          <a:prstGeom prst="rect">
                            <a:avLst/>
                          </a:prstGeom>
                        </pic:spPr>
                      </pic:pic>
                    </a:graphicData>
                  </a:graphic>
                </wp:anchor>
              </w:drawing>
            </w:r>
          </w:p>
        </w:tc>
      </w:tr>
      <w:tr w14:paraId="15C77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E01824E">
            <w:pPr>
              <w:wordWrap/>
              <w:autoSpaceDE w:val="0"/>
              <w:autoSpaceDN w:val="0"/>
              <w:jc w:val="center"/>
              <w:rPr>
                <w:rFonts w:ascii="Times New Roman" w:hAnsi="Times New Roman"/>
                <w:b/>
                <w:bCs/>
              </w:rPr>
            </w:pPr>
            <w:r>
              <w:rPr>
                <w:rFonts w:hint="eastAsia" w:ascii="Times New Roman" w:hAnsi="Times New Roman"/>
                <w:b/>
                <w:bCs/>
              </w:rPr>
              <w:t>图5-22 班级整体薄弱知识点分析界面（2）</w:t>
            </w:r>
          </w:p>
          <w:p w14:paraId="4AF0DFD3">
            <w:pPr>
              <w:pStyle w:val="49"/>
              <w:autoSpaceDE w:val="0"/>
              <w:autoSpaceDN w:val="0"/>
            </w:pPr>
            <w:r>
              <w:t>Fig 5-22 Interface for analyzing the overall weak knowledge points of the class (2)</w:t>
            </w:r>
          </w:p>
        </w:tc>
      </w:tr>
    </w:tbl>
    <w:p w14:paraId="743AD34C">
      <w:pPr>
        <w:pStyle w:val="4"/>
        <w:wordWrap/>
        <w:autoSpaceDE w:val="0"/>
        <w:autoSpaceDN w:val="0"/>
        <w:spacing w:line="360" w:lineRule="auto"/>
        <w:rPr>
          <w:rFonts w:ascii="Times New Roman" w:hAnsi="Times New Roman" w:cs="宋体"/>
          <w:b/>
          <w:bCs w:val="0"/>
          <w:szCs w:val="24"/>
        </w:rPr>
      </w:pPr>
      <w:bookmarkStart w:id="49" w:name="_Toc198834987"/>
      <w:r>
        <w:rPr>
          <w:rFonts w:hint="eastAsia" w:ascii="Times New Roman" w:hAnsi="Times New Roman" w:cs="宋体"/>
          <w:b/>
          <w:bCs w:val="0"/>
          <w:szCs w:val="24"/>
        </w:rPr>
        <w:t>5.2.6 错题本模块</w:t>
      </w:r>
      <w:bookmarkEnd w:id="49"/>
    </w:p>
    <w:p w14:paraId="0FC90199">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主要显示学生考试过程中的错误试题，通过点击课程可查看相应错题信息，错题信息包括题型、分值、答错次数、题目内容、答案和解析等。错题本页面如图5-23所示。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D04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2D4F0F25">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819775" cy="2976245"/>
                  <wp:effectExtent l="0" t="0" r="0" b="0"/>
                  <wp:docPr id="1800400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0218" name="图片 1"/>
                          <pic:cNvPicPr>
                            <a:picLocks noChangeAspect="1"/>
                          </pic:cNvPicPr>
                        </pic:nvPicPr>
                        <pic:blipFill>
                          <a:blip r:embed="rId64"/>
                          <a:stretch>
                            <a:fillRect/>
                          </a:stretch>
                        </pic:blipFill>
                        <pic:spPr>
                          <a:xfrm>
                            <a:off x="0" y="0"/>
                            <a:ext cx="5824567" cy="2978750"/>
                          </a:xfrm>
                          <a:prstGeom prst="rect">
                            <a:avLst/>
                          </a:prstGeom>
                        </pic:spPr>
                      </pic:pic>
                    </a:graphicData>
                  </a:graphic>
                </wp:inline>
              </w:drawing>
            </w:r>
          </w:p>
        </w:tc>
      </w:tr>
      <w:tr w14:paraId="7EA9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495268B9">
            <w:pPr>
              <w:wordWrap/>
              <w:autoSpaceDE w:val="0"/>
              <w:autoSpaceDN w:val="0"/>
              <w:jc w:val="center"/>
              <w:rPr>
                <w:rFonts w:ascii="Times New Roman" w:hAnsi="Times New Roman"/>
                <w:b/>
                <w:bCs/>
              </w:rPr>
            </w:pPr>
            <w:r>
              <w:rPr>
                <w:rFonts w:hint="eastAsia" w:ascii="Times New Roman" w:hAnsi="Times New Roman"/>
                <w:b/>
                <w:bCs/>
              </w:rPr>
              <w:t>图5-23 错题本界面</w:t>
            </w:r>
          </w:p>
          <w:p w14:paraId="7988581F">
            <w:pPr>
              <w:pStyle w:val="49"/>
              <w:autoSpaceDE w:val="0"/>
              <w:autoSpaceDN w:val="0"/>
            </w:pPr>
            <w:r>
              <w:t xml:space="preserve">Fig 5-23 Error book interface </w:t>
            </w:r>
          </w:p>
        </w:tc>
      </w:tr>
    </w:tbl>
    <w:p w14:paraId="4A55C3A2">
      <w:pPr>
        <w:pStyle w:val="4"/>
        <w:wordWrap/>
        <w:autoSpaceDE w:val="0"/>
        <w:autoSpaceDN w:val="0"/>
        <w:spacing w:line="360" w:lineRule="auto"/>
        <w:rPr>
          <w:rFonts w:ascii="Times New Roman" w:hAnsi="Times New Roman" w:cs="宋体"/>
          <w:b/>
          <w:bCs w:val="0"/>
          <w:szCs w:val="24"/>
        </w:rPr>
      </w:pPr>
      <w:bookmarkStart w:id="50" w:name="_Toc198834988"/>
      <w:r>
        <w:rPr>
          <w:rFonts w:hint="eastAsia" w:ascii="Times New Roman" w:hAnsi="Times New Roman" w:cs="宋体"/>
          <w:b/>
          <w:bCs w:val="0"/>
          <w:szCs w:val="24"/>
        </w:rPr>
        <w:t>5.2.6 我的信息模块</w:t>
      </w:r>
      <w:bookmarkEnd w:id="50"/>
    </w:p>
    <w:p w14:paraId="573F0ADF">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我的信息模块显示学生的基本信息，包括用户ID、学号、姓名、性别、学院、专业、班级、电话等，还可通过点击修改密码修改自己的密码，我的信息页面如图5-24所示。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B9B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2890F1DE">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786120" cy="2955290"/>
                  <wp:effectExtent l="0" t="0" r="5080" b="0"/>
                  <wp:docPr id="2106084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84698" name="图片 1"/>
                          <pic:cNvPicPr>
                            <a:picLocks noChangeAspect="1"/>
                          </pic:cNvPicPr>
                        </pic:nvPicPr>
                        <pic:blipFill>
                          <a:blip r:embed="rId65"/>
                          <a:stretch>
                            <a:fillRect/>
                          </a:stretch>
                        </pic:blipFill>
                        <pic:spPr>
                          <a:xfrm>
                            <a:off x="0" y="0"/>
                            <a:ext cx="5798270" cy="2961946"/>
                          </a:xfrm>
                          <a:prstGeom prst="rect">
                            <a:avLst/>
                          </a:prstGeom>
                        </pic:spPr>
                      </pic:pic>
                    </a:graphicData>
                  </a:graphic>
                </wp:inline>
              </w:drawing>
            </w:r>
          </w:p>
        </w:tc>
      </w:tr>
      <w:tr w14:paraId="121E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nil"/>
              <w:left w:val="nil"/>
              <w:bottom w:val="nil"/>
              <w:right w:val="nil"/>
            </w:tcBorders>
          </w:tcPr>
          <w:p w14:paraId="7B1D8DF6">
            <w:pPr>
              <w:wordWrap/>
              <w:autoSpaceDE w:val="0"/>
              <w:autoSpaceDN w:val="0"/>
              <w:jc w:val="center"/>
              <w:rPr>
                <w:rFonts w:ascii="Times New Roman" w:hAnsi="Times New Roman"/>
                <w:b/>
                <w:bCs/>
              </w:rPr>
            </w:pPr>
            <w:r>
              <w:rPr>
                <w:rFonts w:hint="eastAsia" w:ascii="Times New Roman" w:hAnsi="Times New Roman"/>
                <w:b/>
                <w:bCs/>
              </w:rPr>
              <w:t>图5-24 我的信息界面</w:t>
            </w:r>
          </w:p>
          <w:p w14:paraId="37DC1BAA">
            <w:pPr>
              <w:pStyle w:val="49"/>
              <w:autoSpaceDE w:val="0"/>
              <w:autoSpaceDN w:val="0"/>
            </w:pPr>
            <w:r>
              <w:t xml:space="preserve">Fig 5-24 My Information Interface </w:t>
            </w:r>
          </w:p>
        </w:tc>
      </w:tr>
    </w:tbl>
    <w:p w14:paraId="29F10FF2">
      <w:pPr>
        <w:pStyle w:val="4"/>
        <w:wordWrap/>
        <w:autoSpaceDE w:val="0"/>
        <w:autoSpaceDN w:val="0"/>
        <w:spacing w:line="360" w:lineRule="auto"/>
        <w:rPr>
          <w:rFonts w:ascii="Times New Roman" w:hAnsi="Times New Roman" w:cs="宋体"/>
          <w:b/>
          <w:bCs w:val="0"/>
          <w:szCs w:val="24"/>
        </w:rPr>
      </w:pPr>
      <w:bookmarkStart w:id="51" w:name="_Toc198834989"/>
      <w:r>
        <w:rPr>
          <w:rFonts w:hint="eastAsia" w:ascii="Times New Roman" w:hAnsi="Times New Roman" w:cs="宋体"/>
          <w:b/>
          <w:bCs w:val="0"/>
          <w:szCs w:val="24"/>
        </w:rPr>
        <w:t>5.2.7 试题管理模块</w:t>
      </w:r>
      <w:bookmarkEnd w:id="51"/>
    </w:p>
    <w:p w14:paraId="1FFD7422">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试题管理模块主要有查看题库信息、添加题目包括单选题创编、多选题创编、判断题创编、填空题创编、简答题创编、应用题创编等。</w:t>
      </w:r>
    </w:p>
    <w:p w14:paraId="595CFF30">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点击查看题库信息可以查看所有题目的信息，包括试题内容、分值、题型、难度、所属章节。并且能够通过科目和章节来筛选对应题目。查看题库信息页面如图5-25所示。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E6B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5FB6AF2D">
            <w:pPr>
              <w:pStyle w:val="38"/>
              <w:wordWrap/>
              <w:autoSpaceDE w:val="0"/>
              <w:autoSpaceDN w:val="0"/>
              <w:ind w:firstLine="0" w:firstLineChars="0"/>
              <w:rPr>
                <w:rFonts w:ascii="Times New Roman" w:hAnsi="Times New Roman"/>
              </w:rPr>
            </w:pPr>
            <w:r>
              <w:rPr>
                <w:rFonts w:ascii="Times New Roman" w:hAnsi="Times New Roman"/>
              </w:rPr>
              <w:drawing>
                <wp:inline distT="0" distB="0" distL="0" distR="0">
                  <wp:extent cx="5562600" cy="2841625"/>
                  <wp:effectExtent l="0" t="0" r="0" b="0"/>
                  <wp:docPr id="2082553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3690" name="图片 1"/>
                          <pic:cNvPicPr>
                            <a:picLocks noChangeAspect="1"/>
                          </pic:cNvPicPr>
                        </pic:nvPicPr>
                        <pic:blipFill>
                          <a:blip r:embed="rId66"/>
                          <a:stretch>
                            <a:fillRect/>
                          </a:stretch>
                        </pic:blipFill>
                        <pic:spPr>
                          <a:xfrm>
                            <a:off x="0" y="0"/>
                            <a:ext cx="5570886" cy="2845929"/>
                          </a:xfrm>
                          <a:prstGeom prst="rect">
                            <a:avLst/>
                          </a:prstGeom>
                        </pic:spPr>
                      </pic:pic>
                    </a:graphicData>
                  </a:graphic>
                </wp:inline>
              </w:drawing>
            </w:r>
          </w:p>
        </w:tc>
      </w:tr>
      <w:tr w14:paraId="2884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nil"/>
              <w:left w:val="nil"/>
              <w:bottom w:val="nil"/>
              <w:right w:val="nil"/>
            </w:tcBorders>
          </w:tcPr>
          <w:p w14:paraId="7033C44E">
            <w:pPr>
              <w:wordWrap/>
              <w:autoSpaceDE w:val="0"/>
              <w:autoSpaceDN w:val="0"/>
              <w:jc w:val="center"/>
              <w:rPr>
                <w:rFonts w:ascii="Times New Roman" w:hAnsi="Times New Roman"/>
                <w:b/>
                <w:bCs/>
              </w:rPr>
            </w:pPr>
            <w:r>
              <w:rPr>
                <w:rFonts w:hint="eastAsia" w:ascii="Times New Roman" w:hAnsi="Times New Roman"/>
                <w:b/>
                <w:bCs/>
              </w:rPr>
              <w:t>图5-25 查看题库信息界面</w:t>
            </w:r>
          </w:p>
          <w:p w14:paraId="0CFEDD80">
            <w:pPr>
              <w:pStyle w:val="49"/>
              <w:autoSpaceDE w:val="0"/>
              <w:autoSpaceDN w:val="0"/>
            </w:pPr>
            <w:r>
              <w:t>Fig 5-25 View Question Bank Information Interface</w:t>
            </w:r>
          </w:p>
        </w:tc>
      </w:tr>
    </w:tbl>
    <w:p w14:paraId="6FCDDD5F">
      <w:pPr>
        <w:tabs>
          <w:tab w:val="left" w:pos="720"/>
        </w:tabs>
        <w:wordWrap/>
        <w:autoSpaceDE w:val="0"/>
        <w:autoSpaceDN w:val="0"/>
        <w:spacing w:line="350" w:lineRule="auto"/>
        <w:ind w:firstLine="482"/>
        <w:rPr>
          <w:rFonts w:ascii="Times New Roman" w:hAnsi="Times New Roman" w:cs="宋体"/>
          <w:sz w:val="24"/>
          <w:szCs w:val="24"/>
        </w:rPr>
      </w:pPr>
      <w:r>
        <w:rPr>
          <w:rFonts w:hint="eastAsia" w:ascii="Times New Roman" w:hAnsi="Times New Roman" w:cs="宋体"/>
          <w:sz w:val="24"/>
          <w:szCs w:val="24"/>
        </w:rPr>
        <w:t>添加题目信息主要能够添加单选题、多选题、判断题、填空题、简答题、应用题等题型，其中，应用题因为是复杂题型，内容可能包括图表等信息，所以题目内容能够通过图片形式上传，方便考生查阅。由于篇幅问题，这里仅展示单选题创编页面和应用题创编页面。如图5-26、图5-27所示。</w:t>
      </w:r>
    </w:p>
    <w:tbl>
      <w:tblPr>
        <w:tblStyle w:val="2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24DDA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47B27920">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61312" behindDoc="0" locked="0" layoutInCell="1" allowOverlap="1">
                  <wp:simplePos x="0" y="0"/>
                  <wp:positionH relativeFrom="margin">
                    <wp:posOffset>213995</wp:posOffset>
                  </wp:positionH>
                  <wp:positionV relativeFrom="margin">
                    <wp:posOffset>1905</wp:posOffset>
                  </wp:positionV>
                  <wp:extent cx="5181600" cy="3148330"/>
                  <wp:effectExtent l="0" t="0" r="0" b="0"/>
                  <wp:wrapSquare wrapText="bothSides"/>
                  <wp:docPr id="14119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0048"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81600" cy="3148330"/>
                          </a:xfrm>
                          <a:prstGeom prst="rect">
                            <a:avLst/>
                          </a:prstGeom>
                        </pic:spPr>
                      </pic:pic>
                    </a:graphicData>
                  </a:graphic>
                </wp:anchor>
              </w:drawing>
            </w:r>
          </w:p>
        </w:tc>
      </w:tr>
      <w:tr w14:paraId="60FF1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660E06CB">
            <w:pPr>
              <w:wordWrap/>
              <w:autoSpaceDE w:val="0"/>
              <w:autoSpaceDN w:val="0"/>
              <w:jc w:val="center"/>
              <w:rPr>
                <w:rFonts w:ascii="Times New Roman" w:hAnsi="Times New Roman"/>
                <w:b/>
                <w:bCs/>
              </w:rPr>
            </w:pPr>
            <w:r>
              <w:rPr>
                <w:rFonts w:hint="eastAsia" w:ascii="Times New Roman" w:hAnsi="Times New Roman"/>
                <w:b/>
                <w:bCs/>
              </w:rPr>
              <w:t>图5-26 单选题创编界面</w:t>
            </w:r>
          </w:p>
          <w:p w14:paraId="43279800">
            <w:pPr>
              <w:pStyle w:val="49"/>
              <w:autoSpaceDE w:val="0"/>
              <w:autoSpaceDN w:val="0"/>
              <w:ind w:left="420" w:hanging="420"/>
            </w:pPr>
            <w:r>
              <w:t>Fig 5-26 Single choice question creation interface</w:t>
            </w:r>
          </w:p>
        </w:tc>
      </w:tr>
      <w:tr w14:paraId="07C1F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4BB1283">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62336" behindDoc="0" locked="0" layoutInCell="1" allowOverlap="1">
                  <wp:simplePos x="0" y="0"/>
                  <wp:positionH relativeFrom="margin">
                    <wp:posOffset>261620</wp:posOffset>
                  </wp:positionH>
                  <wp:positionV relativeFrom="margin">
                    <wp:posOffset>0</wp:posOffset>
                  </wp:positionV>
                  <wp:extent cx="5052695" cy="3510280"/>
                  <wp:effectExtent l="0" t="0" r="0" b="0"/>
                  <wp:wrapSquare wrapText="bothSides"/>
                  <wp:docPr id="75158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4487" name="图片 1"/>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52695" cy="3510280"/>
                          </a:xfrm>
                          <a:prstGeom prst="rect">
                            <a:avLst/>
                          </a:prstGeom>
                        </pic:spPr>
                      </pic:pic>
                    </a:graphicData>
                  </a:graphic>
                </wp:anchor>
              </w:drawing>
            </w:r>
          </w:p>
        </w:tc>
      </w:tr>
      <w:tr w14:paraId="06E9F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0" w:type="pct"/>
          </w:tcPr>
          <w:p w14:paraId="3623E37E">
            <w:pPr>
              <w:wordWrap/>
              <w:autoSpaceDE w:val="0"/>
              <w:autoSpaceDN w:val="0"/>
              <w:jc w:val="center"/>
              <w:rPr>
                <w:rFonts w:ascii="Times New Roman" w:hAnsi="Times New Roman"/>
                <w:b/>
                <w:bCs/>
              </w:rPr>
            </w:pPr>
            <w:r>
              <w:rPr>
                <w:rFonts w:hint="eastAsia" w:ascii="Times New Roman" w:hAnsi="Times New Roman"/>
                <w:b/>
                <w:bCs/>
              </w:rPr>
              <w:t>图5-27 应用题创编界面</w:t>
            </w:r>
          </w:p>
          <w:p w14:paraId="19DB2368">
            <w:pPr>
              <w:pStyle w:val="49"/>
              <w:autoSpaceDE w:val="0"/>
              <w:autoSpaceDN w:val="0"/>
            </w:pPr>
            <w:r>
              <w:t xml:space="preserve">Fig 5-27 Application Question Creation Interface </w:t>
            </w:r>
          </w:p>
        </w:tc>
      </w:tr>
    </w:tbl>
    <w:p w14:paraId="599A3B56">
      <w:pPr>
        <w:pStyle w:val="4"/>
        <w:wordWrap/>
        <w:autoSpaceDE w:val="0"/>
        <w:autoSpaceDN w:val="0"/>
        <w:spacing w:line="360" w:lineRule="auto"/>
        <w:rPr>
          <w:rFonts w:ascii="Times New Roman" w:hAnsi="Times New Roman" w:cs="宋体"/>
          <w:b/>
          <w:bCs w:val="0"/>
          <w:szCs w:val="24"/>
        </w:rPr>
      </w:pPr>
      <w:bookmarkStart w:id="52" w:name="_Toc198834990"/>
      <w:r>
        <w:rPr>
          <w:rFonts w:hint="eastAsia" w:ascii="Times New Roman" w:hAnsi="Times New Roman" w:cs="宋体"/>
          <w:b/>
          <w:bCs w:val="0"/>
          <w:szCs w:val="24"/>
        </w:rPr>
        <w:t>5.2.8 考试管理模块</w:t>
      </w:r>
      <w:bookmarkEnd w:id="52"/>
    </w:p>
    <w:p w14:paraId="0CE34782">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考试管理模块主要包括组织考试、考试列表、未批改试卷列表和已批改试卷列表。</w:t>
      </w:r>
    </w:p>
    <w:p w14:paraId="063B03F9">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组织考试页面主要是设置考试名称、考试课程、考试难度、考试开始时间、考试时长、总分、各题型个数，选择需要考试的班级，然后自动生成考试试卷。组织考试页面如图5-28所示。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977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21140E59">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6672" behindDoc="0" locked="0" layoutInCell="1" allowOverlap="1">
                  <wp:simplePos x="0" y="0"/>
                  <wp:positionH relativeFrom="margin">
                    <wp:posOffset>361950</wp:posOffset>
                  </wp:positionH>
                  <wp:positionV relativeFrom="margin">
                    <wp:posOffset>-1270</wp:posOffset>
                  </wp:positionV>
                  <wp:extent cx="4852670" cy="3042285"/>
                  <wp:effectExtent l="0" t="0" r="5080" b="5715"/>
                  <wp:wrapSquare wrapText="bothSides"/>
                  <wp:docPr id="1410615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15136" name="图片 1"/>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52670" cy="3042285"/>
                          </a:xfrm>
                          <a:prstGeom prst="rect">
                            <a:avLst/>
                          </a:prstGeom>
                        </pic:spPr>
                      </pic:pic>
                    </a:graphicData>
                  </a:graphic>
                </wp:anchor>
              </w:drawing>
            </w:r>
          </w:p>
        </w:tc>
      </w:tr>
      <w:tr w14:paraId="1C67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0B9BA7E6">
            <w:pPr>
              <w:wordWrap/>
              <w:autoSpaceDE w:val="0"/>
              <w:autoSpaceDN w:val="0"/>
              <w:jc w:val="center"/>
              <w:rPr>
                <w:rFonts w:ascii="Times New Roman" w:hAnsi="Times New Roman"/>
                <w:b/>
                <w:bCs/>
              </w:rPr>
            </w:pPr>
            <w:r>
              <w:rPr>
                <w:rFonts w:hint="eastAsia" w:ascii="Times New Roman" w:hAnsi="Times New Roman"/>
                <w:b/>
                <w:bCs/>
              </w:rPr>
              <w:t>图5-28 组织考试界面</w:t>
            </w:r>
          </w:p>
          <w:p w14:paraId="6D84D833">
            <w:pPr>
              <w:pStyle w:val="49"/>
              <w:autoSpaceDE w:val="0"/>
              <w:autoSpaceDN w:val="0"/>
            </w:pPr>
            <w:r>
              <w:t>Fig 5-28 Interface for organizing exams</w:t>
            </w:r>
          </w:p>
        </w:tc>
      </w:tr>
    </w:tbl>
    <w:p w14:paraId="3B16800F">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列表页面主要显示已创建的考试，包括未开始、进行中、已结束考试，可以按这三种类型进行筛选考试信息，考试信息包括试卷名称，所属课程，考试时间，考试时长，总分等信息。考试列表页面如图5-29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F63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693B9F81">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7696" behindDoc="0" locked="0" layoutInCell="1" allowOverlap="1">
                  <wp:simplePos x="0" y="0"/>
                  <wp:positionH relativeFrom="margin">
                    <wp:posOffset>137795</wp:posOffset>
                  </wp:positionH>
                  <wp:positionV relativeFrom="margin">
                    <wp:posOffset>635</wp:posOffset>
                  </wp:positionV>
                  <wp:extent cx="5616575" cy="2852420"/>
                  <wp:effectExtent l="0" t="0" r="3175" b="5080"/>
                  <wp:wrapSquare wrapText="bothSides"/>
                  <wp:docPr id="12669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117" name="图片 1"/>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616575" cy="2852420"/>
                          </a:xfrm>
                          <a:prstGeom prst="rect">
                            <a:avLst/>
                          </a:prstGeom>
                        </pic:spPr>
                      </pic:pic>
                    </a:graphicData>
                  </a:graphic>
                </wp:anchor>
              </w:drawing>
            </w:r>
          </w:p>
        </w:tc>
      </w:tr>
      <w:tr w14:paraId="690F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06D5DEE7">
            <w:pPr>
              <w:wordWrap/>
              <w:autoSpaceDE w:val="0"/>
              <w:autoSpaceDN w:val="0"/>
              <w:jc w:val="center"/>
              <w:rPr>
                <w:rFonts w:ascii="Times New Roman" w:hAnsi="Times New Roman"/>
                <w:b/>
                <w:bCs/>
              </w:rPr>
            </w:pPr>
            <w:r>
              <w:rPr>
                <w:rFonts w:hint="eastAsia" w:ascii="Times New Roman" w:hAnsi="Times New Roman"/>
                <w:b/>
                <w:bCs/>
              </w:rPr>
              <w:t>图5-29 考试列表界面</w:t>
            </w:r>
          </w:p>
          <w:p w14:paraId="55D50AE0">
            <w:pPr>
              <w:pStyle w:val="49"/>
              <w:autoSpaceDE w:val="0"/>
              <w:autoSpaceDN w:val="0"/>
            </w:pPr>
            <w:r>
              <w:t>Fig 5-29 Exam List Interface</w:t>
            </w:r>
          </w:p>
        </w:tc>
      </w:tr>
    </w:tbl>
    <w:p w14:paraId="018EE7C0">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未批改试卷列表页面主要显示考生考试完成后待批改的试卷信息，可以通过班级和试卷进行筛选。未批改试卷列表页面如图5-30所示。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536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625D6D4A">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8720" behindDoc="0" locked="0" layoutInCell="1" allowOverlap="1">
                  <wp:simplePos x="0" y="0"/>
                  <wp:positionH relativeFrom="margin">
                    <wp:posOffset>0</wp:posOffset>
                  </wp:positionH>
                  <wp:positionV relativeFrom="margin">
                    <wp:posOffset>635</wp:posOffset>
                  </wp:positionV>
                  <wp:extent cx="5927725" cy="2986405"/>
                  <wp:effectExtent l="0" t="0" r="0" b="5080"/>
                  <wp:wrapSquare wrapText="bothSides"/>
                  <wp:docPr id="1895883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3142" name="图片 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930106" cy="2987391"/>
                          </a:xfrm>
                          <a:prstGeom prst="rect">
                            <a:avLst/>
                          </a:prstGeom>
                        </pic:spPr>
                      </pic:pic>
                    </a:graphicData>
                  </a:graphic>
                </wp:anchor>
              </w:drawing>
            </w:r>
          </w:p>
        </w:tc>
      </w:tr>
      <w:tr w14:paraId="2041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0CB528A7">
            <w:pPr>
              <w:wordWrap/>
              <w:autoSpaceDE w:val="0"/>
              <w:autoSpaceDN w:val="0"/>
              <w:jc w:val="center"/>
              <w:rPr>
                <w:rFonts w:ascii="Times New Roman" w:hAnsi="Times New Roman"/>
                <w:b/>
                <w:bCs/>
              </w:rPr>
            </w:pPr>
            <w:r>
              <w:rPr>
                <w:rFonts w:hint="eastAsia" w:ascii="Times New Roman" w:hAnsi="Times New Roman"/>
                <w:b/>
                <w:bCs/>
              </w:rPr>
              <w:t>图5-30 未批改试卷列表界面</w:t>
            </w:r>
          </w:p>
          <w:p w14:paraId="1CE5357C">
            <w:pPr>
              <w:pStyle w:val="49"/>
              <w:autoSpaceDE w:val="0"/>
              <w:autoSpaceDN w:val="0"/>
            </w:pPr>
            <w:r>
              <w:t>Fig 5-30 Interface of uncorrected test paper list</w:t>
            </w:r>
          </w:p>
        </w:tc>
      </w:tr>
    </w:tbl>
    <w:p w14:paraId="0DC9E568">
      <w:pPr>
        <w:tabs>
          <w:tab w:val="left" w:pos="72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已批改试卷列表页面主要显示教师已批改完成的试卷信息，可以通过班级和试卷进行筛选，已批改试卷列表页面如图5-31所示。</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40E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tcBorders>
              <w:top w:val="nil"/>
              <w:left w:val="nil"/>
              <w:bottom w:val="nil"/>
              <w:right w:val="nil"/>
            </w:tcBorders>
          </w:tcPr>
          <w:p w14:paraId="15727C0F">
            <w:pPr>
              <w:pStyle w:val="38"/>
              <w:wordWrap/>
              <w:autoSpaceDE w:val="0"/>
              <w:autoSpaceDN w:val="0"/>
              <w:ind w:firstLine="0" w:firstLineChars="0"/>
              <w:rPr>
                <w:rFonts w:ascii="Times New Roman" w:hAnsi="Times New Roman"/>
              </w:rPr>
            </w:pPr>
            <w:r>
              <w:rPr>
                <w:rFonts w:ascii="Times New Roman" w:hAnsi="Times New Roman"/>
              </w:rPr>
              <w:drawing>
                <wp:anchor distT="0" distB="0" distL="114300" distR="114300" simplePos="0" relativeHeight="251679744" behindDoc="0" locked="0" layoutInCell="1" allowOverlap="1">
                  <wp:simplePos x="0" y="0"/>
                  <wp:positionH relativeFrom="margin">
                    <wp:align>center</wp:align>
                  </wp:positionH>
                  <wp:positionV relativeFrom="margin">
                    <wp:align>center</wp:align>
                  </wp:positionV>
                  <wp:extent cx="5731510" cy="2914015"/>
                  <wp:effectExtent l="0" t="0" r="2540" b="635"/>
                  <wp:wrapSquare wrapText="bothSides"/>
                  <wp:docPr id="1732599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99476" name="图片 1"/>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731510" cy="2914015"/>
                          </a:xfrm>
                          <a:prstGeom prst="rect">
                            <a:avLst/>
                          </a:prstGeom>
                        </pic:spPr>
                      </pic:pic>
                    </a:graphicData>
                  </a:graphic>
                </wp:anchor>
              </w:drawing>
            </w:r>
          </w:p>
        </w:tc>
      </w:tr>
      <w:tr w14:paraId="6A4E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left w:val="nil"/>
              <w:bottom w:val="nil"/>
              <w:right w:val="nil"/>
            </w:tcBorders>
          </w:tcPr>
          <w:p w14:paraId="08D13213">
            <w:pPr>
              <w:wordWrap/>
              <w:autoSpaceDE w:val="0"/>
              <w:autoSpaceDN w:val="0"/>
              <w:jc w:val="center"/>
              <w:rPr>
                <w:rFonts w:ascii="Times New Roman" w:hAnsi="Times New Roman"/>
                <w:b/>
                <w:bCs/>
              </w:rPr>
            </w:pPr>
            <w:r>
              <w:rPr>
                <w:rFonts w:hint="eastAsia" w:ascii="Times New Roman" w:hAnsi="Times New Roman"/>
                <w:b/>
                <w:bCs/>
              </w:rPr>
              <w:t>图5-31 已批改试卷列表界面</w:t>
            </w:r>
          </w:p>
          <w:p w14:paraId="5C7AB3C1">
            <w:pPr>
              <w:pStyle w:val="49"/>
              <w:autoSpaceDE w:val="0"/>
              <w:autoSpaceDN w:val="0"/>
            </w:pPr>
            <w:r>
              <w:t>Fig 5-31 Interface of graded test paper list</w:t>
            </w:r>
          </w:p>
        </w:tc>
      </w:tr>
    </w:tbl>
    <w:p w14:paraId="6E91E1DC">
      <w:pPr>
        <w:wordWrap/>
        <w:autoSpaceDE w:val="0"/>
        <w:autoSpaceDN w:val="0"/>
        <w:rPr>
          <w:rFonts w:ascii="Times New Roman" w:hAnsi="Times New Roman"/>
        </w:rPr>
      </w:pPr>
    </w:p>
    <w:p w14:paraId="6D929C65">
      <w:pPr>
        <w:wordWrap/>
        <w:autoSpaceDE w:val="0"/>
        <w:autoSpaceDN w:val="0"/>
        <w:jc w:val="left"/>
        <w:rPr>
          <w:rFonts w:ascii="Times New Roman" w:hAnsi="Times New Roman"/>
        </w:rPr>
      </w:pPr>
      <w:r>
        <w:rPr>
          <w:rFonts w:ascii="Times New Roman" w:hAnsi="Times New Roman"/>
        </w:rPr>
        <w:br w:type="page"/>
      </w:r>
    </w:p>
    <w:p w14:paraId="2C86C90D">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53" w:name="_Toc149435591"/>
      <w:bookmarkStart w:id="54" w:name="_Toc1303673862"/>
      <w:bookmarkStart w:id="55" w:name="_Toc198834991"/>
      <w:bookmarkStart w:id="56" w:name="_Toc149435206"/>
      <w:bookmarkStart w:id="57" w:name="_Toc149433912"/>
      <w:bookmarkStart w:id="58" w:name="_Toc149435284"/>
      <w:r>
        <w:rPr>
          <w:rFonts w:hint="eastAsia" w:ascii="Times New Roman" w:hAnsi="Times New Roman" w:eastAsia="宋体"/>
          <w:b/>
          <w:bCs w:val="0"/>
          <w:sz w:val="24"/>
          <w:szCs w:val="24"/>
        </w:rPr>
        <w:t>第6章 系统测试与评估</w:t>
      </w:r>
      <w:bookmarkEnd w:id="53"/>
      <w:bookmarkEnd w:id="54"/>
      <w:bookmarkEnd w:id="55"/>
      <w:bookmarkEnd w:id="56"/>
      <w:bookmarkEnd w:id="57"/>
      <w:bookmarkEnd w:id="58"/>
    </w:p>
    <w:p w14:paraId="49DBC306">
      <w:pPr>
        <w:pStyle w:val="4"/>
        <w:wordWrap/>
        <w:autoSpaceDE w:val="0"/>
        <w:autoSpaceDN w:val="0"/>
        <w:spacing w:line="360" w:lineRule="auto"/>
        <w:rPr>
          <w:rFonts w:ascii="Times New Roman" w:hAnsi="Times New Roman" w:cs="宋体"/>
          <w:b/>
          <w:bCs w:val="0"/>
          <w:szCs w:val="24"/>
        </w:rPr>
      </w:pPr>
      <w:bookmarkStart w:id="59" w:name="_Toc198834992"/>
      <w:r>
        <w:rPr>
          <w:rFonts w:hint="eastAsia" w:ascii="Times New Roman" w:hAnsi="Times New Roman" w:cs="宋体"/>
          <w:b/>
          <w:bCs w:val="0"/>
          <w:szCs w:val="24"/>
        </w:rPr>
        <w:t>6.1 测试方法</w:t>
      </w:r>
      <w:bookmarkEnd w:id="59"/>
    </w:p>
    <w:p w14:paraId="0ED5AC14">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为确保在线考试系统的功能完整性、稳定性和性能可靠性，本系统采用黑盒测试与性能测试相结合的测试方法，对系统各模块进行全方位验证。</w:t>
      </w:r>
    </w:p>
    <w:p w14:paraId="36372826">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黑盒测试主要验证系统功能是否符合需求规格说明，不关注内部代码实现，重点测试用户界面、业务逻辑和数据处理。测试内容包括：</w:t>
      </w:r>
    </w:p>
    <w:p w14:paraId="7D0C0C13">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登录模块：验证考生、教师和管理员不同角色的登录权限及错误处理机制。</w:t>
      </w:r>
    </w:p>
    <w:p w14:paraId="52381FAD">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在线考试模块：测试考试流程的完整性，包括试卷加载、答题提交、自动计时等功能。</w:t>
      </w:r>
    </w:p>
    <w:p w14:paraId="4E24038B">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智能分析模块：验证成绩分析、考试分析、知识点分析等功能的准确性和数据可视化效果。</w:t>
      </w:r>
    </w:p>
    <w:p w14:paraId="56A8C137">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试题管理模块：测试试题的增删改查、</w:t>
      </w:r>
      <w:r>
        <w:rPr>
          <w:rFonts w:hint="eastAsia" w:ascii="Times New Roman" w:hAnsi="Times New Roman" w:cs="宋体"/>
          <w:sz w:val="24"/>
          <w:szCs w:val="24"/>
        </w:rPr>
        <w:t>试题信息的正常显示</w:t>
      </w:r>
      <w:r>
        <w:rPr>
          <w:rFonts w:ascii="Times New Roman" w:hAnsi="Times New Roman" w:cs="宋体"/>
          <w:sz w:val="24"/>
          <w:szCs w:val="24"/>
        </w:rPr>
        <w:t>。</w:t>
      </w:r>
    </w:p>
    <w:p w14:paraId="23092D07">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考试管理模块：验证</w:t>
      </w:r>
      <w:r>
        <w:rPr>
          <w:rFonts w:hint="eastAsia" w:ascii="Times New Roman" w:hAnsi="Times New Roman" w:cs="宋体"/>
          <w:sz w:val="24"/>
          <w:szCs w:val="24"/>
        </w:rPr>
        <w:t>组织</w:t>
      </w:r>
      <w:r>
        <w:rPr>
          <w:rFonts w:ascii="Times New Roman" w:hAnsi="Times New Roman" w:cs="宋体"/>
          <w:sz w:val="24"/>
          <w:szCs w:val="24"/>
        </w:rPr>
        <w:t>考试、</w:t>
      </w:r>
      <w:r>
        <w:rPr>
          <w:rFonts w:hint="eastAsia" w:ascii="Times New Roman" w:hAnsi="Times New Roman" w:cs="宋体"/>
          <w:sz w:val="24"/>
          <w:szCs w:val="24"/>
        </w:rPr>
        <w:t>考试列表显示</w:t>
      </w:r>
      <w:r>
        <w:rPr>
          <w:rFonts w:ascii="Times New Roman" w:hAnsi="Times New Roman" w:cs="宋体"/>
          <w:sz w:val="24"/>
          <w:szCs w:val="24"/>
        </w:rPr>
        <w:t>管理</w:t>
      </w:r>
      <w:r>
        <w:rPr>
          <w:rFonts w:hint="eastAsia" w:ascii="Times New Roman" w:hAnsi="Times New Roman" w:cs="宋体"/>
          <w:sz w:val="24"/>
          <w:szCs w:val="24"/>
        </w:rPr>
        <w:t>等</w:t>
      </w:r>
      <w:r>
        <w:rPr>
          <w:rFonts w:ascii="Times New Roman" w:hAnsi="Times New Roman" w:cs="宋体"/>
          <w:sz w:val="24"/>
          <w:szCs w:val="24"/>
        </w:rPr>
        <w:t>功能。</w:t>
      </w:r>
    </w:p>
    <w:p w14:paraId="32113B69">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性能测试采用JMeter工具模拟高并发场景，评估系统在真实环境下的表现，主要测试指标包括：</w:t>
      </w:r>
    </w:p>
    <w:p w14:paraId="5A210B20">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响应时间：测试关键操作（如登录、提交试卷）的响应速度，确保平均响应时间≤2秒。</w:t>
      </w:r>
    </w:p>
    <w:p w14:paraId="40B4BE9D">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吞吐量：模拟1000+用户并发访问，验证系统是否稳定处理请求。</w:t>
      </w:r>
    </w:p>
    <w:p w14:paraId="71016DC4">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资源利用率：监测CPU、内存和数据库负载，确保资源占用率≤80%，避免系统崩溃。</w:t>
      </w:r>
    </w:p>
    <w:p w14:paraId="5EDCE526">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稳定性测试：长时间运行系统，检查内存泄漏及错误率（目标&lt;0.1%）。</w:t>
      </w:r>
    </w:p>
    <w:p w14:paraId="5B4FC0D7">
      <w:pPr>
        <w:tabs>
          <w:tab w:val="left" w:pos="720"/>
          <w:tab w:val="left" w:pos="1440"/>
        </w:tabs>
        <w:wordWrap/>
        <w:autoSpaceDE w:val="0"/>
        <w:autoSpaceDN w:val="0"/>
        <w:spacing w:line="372" w:lineRule="auto"/>
        <w:ind w:firstLine="480" w:firstLineChars="200"/>
        <w:rPr>
          <w:rFonts w:ascii="Times New Roman" w:hAnsi="Times New Roman" w:cs="宋体"/>
          <w:sz w:val="24"/>
          <w:szCs w:val="24"/>
        </w:rPr>
      </w:pPr>
      <w:r>
        <w:rPr>
          <w:rFonts w:ascii="Times New Roman" w:hAnsi="Times New Roman" w:cs="宋体"/>
          <w:sz w:val="24"/>
          <w:szCs w:val="24"/>
        </w:rPr>
        <w:t>通过上述测试方法，系统在功能、性能和用户体验方面均达到预期标准，为后续部署和优化提供了可靠依据。</w:t>
      </w:r>
    </w:p>
    <w:p w14:paraId="1DA5D060">
      <w:pPr>
        <w:pStyle w:val="4"/>
        <w:wordWrap/>
        <w:autoSpaceDE w:val="0"/>
        <w:autoSpaceDN w:val="0"/>
        <w:spacing w:line="360" w:lineRule="auto"/>
        <w:rPr>
          <w:rFonts w:ascii="Times New Roman" w:hAnsi="Times New Roman" w:cs="宋体"/>
          <w:b/>
          <w:bCs w:val="0"/>
          <w:szCs w:val="24"/>
        </w:rPr>
      </w:pPr>
      <w:bookmarkStart w:id="60" w:name="_Toc198834993"/>
      <w:r>
        <w:rPr>
          <w:rFonts w:hint="eastAsia" w:ascii="Times New Roman" w:hAnsi="Times New Roman" w:cs="宋体"/>
          <w:b/>
          <w:bCs w:val="0"/>
          <w:szCs w:val="24"/>
        </w:rPr>
        <w:t>6.2 测试用例与结果</w:t>
      </w:r>
      <w:bookmarkEnd w:id="60"/>
    </w:p>
    <w:p w14:paraId="7D37A54C">
      <w:pPr>
        <w:tabs>
          <w:tab w:val="left" w:pos="720"/>
          <w:tab w:val="left" w:pos="1440"/>
        </w:tabs>
        <w:wordWrap/>
        <w:autoSpaceDE w:val="0"/>
        <w:autoSpaceDN w:val="0"/>
        <w:spacing w:line="372" w:lineRule="auto"/>
        <w:ind w:firstLine="482"/>
        <w:rPr>
          <w:rFonts w:ascii="Times New Roman" w:hAnsi="Times New Roman" w:cs="宋体"/>
          <w:sz w:val="24"/>
          <w:szCs w:val="24"/>
        </w:rPr>
      </w:pPr>
      <w:r>
        <w:rPr>
          <w:rFonts w:ascii="Times New Roman" w:hAnsi="Times New Roman" w:cs="宋体"/>
          <w:sz w:val="24"/>
          <w:szCs w:val="24"/>
        </w:rPr>
        <w:t>测试用例是测试工作的基础，它详细描述了测试的目的、前提条件、测试步骤、预期结果和实际结果。以下是一些关键功能的测试用例示例及其结果</w:t>
      </w:r>
      <w:r>
        <w:rPr>
          <w:rFonts w:hint="eastAsia" w:ascii="Times New Roman" w:hAnsi="Times New Roman" w:cs="宋体"/>
          <w:sz w:val="24"/>
          <w:szCs w:val="24"/>
        </w:rPr>
        <w:t>.</w:t>
      </w:r>
    </w:p>
    <w:p w14:paraId="5ACD5E2D">
      <w:pPr>
        <w:tabs>
          <w:tab w:val="left" w:pos="720"/>
          <w:tab w:val="left" w:pos="1440"/>
        </w:tabs>
        <w:wordWrap/>
        <w:autoSpaceDE w:val="0"/>
        <w:autoSpaceDN w:val="0"/>
        <w:spacing w:line="372" w:lineRule="auto"/>
        <w:ind w:firstLine="482"/>
        <w:rPr>
          <w:rFonts w:ascii="Times New Roman" w:hAnsi="Times New Roman" w:cs="宋体"/>
          <w:sz w:val="24"/>
          <w:szCs w:val="24"/>
        </w:rPr>
      </w:pPr>
      <w:r>
        <w:rPr>
          <w:rFonts w:hint="eastAsia" w:ascii="Times New Roman" w:hAnsi="Times New Roman" w:cs="宋体"/>
          <w:sz w:val="24"/>
          <w:szCs w:val="24"/>
        </w:rPr>
        <w:t>登录模块主要测试考生登录的功能，测试通过结果如表 6-1所示。</w:t>
      </w:r>
    </w:p>
    <w:p w14:paraId="13A2D112">
      <w:pPr>
        <w:tabs>
          <w:tab w:val="left" w:pos="720"/>
          <w:tab w:val="left" w:pos="1440"/>
        </w:tabs>
        <w:wordWrap/>
        <w:autoSpaceDE w:val="0"/>
        <w:autoSpaceDN w:val="0"/>
        <w:spacing w:line="360" w:lineRule="auto"/>
        <w:ind w:firstLine="482"/>
        <w:rPr>
          <w:rFonts w:ascii="Times New Roman" w:hAnsi="Times New Roman" w:cs="宋体"/>
          <w:sz w:val="24"/>
          <w:szCs w:val="24"/>
        </w:rPr>
      </w:pPr>
    </w:p>
    <w:p w14:paraId="1D1EEB8F">
      <w:pPr>
        <w:pStyle w:val="46"/>
        <w:autoSpaceDE w:val="0"/>
        <w:autoSpaceDN w:val="0"/>
      </w:pPr>
    </w:p>
    <w:p w14:paraId="4A258D02">
      <w:pPr>
        <w:pStyle w:val="46"/>
        <w:autoSpaceDE w:val="0"/>
        <w:autoSpaceDN w:val="0"/>
      </w:pPr>
      <w:r>
        <w:t>表</w:t>
      </w:r>
      <w:r>
        <w:rPr>
          <w:rFonts w:hint="eastAsia"/>
        </w:rPr>
        <w:t>6-</w:t>
      </w:r>
      <w:r>
        <w:fldChar w:fldCharType="begin"/>
      </w:r>
      <w:r>
        <w:instrText xml:space="preserve"> SEQ 表 \* ARABIC \s 1 </w:instrText>
      </w:r>
      <w:r>
        <w:fldChar w:fldCharType="separate"/>
      </w:r>
      <w:r>
        <w:t>1</w:t>
      </w:r>
      <w:r>
        <w:fldChar w:fldCharType="end"/>
      </w:r>
      <w:r>
        <w:rPr>
          <w:rFonts w:hint="eastAsia"/>
        </w:rPr>
        <w:t xml:space="preserve"> 考生登录测试用例表</w:t>
      </w:r>
    </w:p>
    <w:p w14:paraId="1D9F65A3">
      <w:pPr>
        <w:pStyle w:val="49"/>
        <w:autoSpaceDE w:val="0"/>
        <w:autoSpaceDN w:val="0"/>
      </w:pPr>
      <w:r>
        <w:t xml:space="preserve">Table </w:t>
      </w:r>
      <w:r>
        <w:rPr>
          <w:rFonts w:hint="eastAsia"/>
        </w:rPr>
        <w:t>6-</w:t>
      </w:r>
      <w:r>
        <w:fldChar w:fldCharType="begin"/>
      </w:r>
      <w:r>
        <w:instrText xml:space="preserve"> SEQ Table \* ARABIC \s 1 </w:instrText>
      </w:r>
      <w:r>
        <w:fldChar w:fldCharType="separate"/>
      </w:r>
      <w:r>
        <w:t>1</w:t>
      </w:r>
      <w:r>
        <w:fldChar w:fldCharType="end"/>
      </w:r>
      <w:r>
        <w:rPr>
          <w:rFonts w:hint="eastAsia"/>
        </w:rPr>
        <w:t xml:space="preserve"> </w:t>
      </w:r>
      <w:r>
        <w:t>Test case table for candidate login</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
        <w:gridCol w:w="1416"/>
        <w:gridCol w:w="3261"/>
        <w:gridCol w:w="2268"/>
        <w:gridCol w:w="1196"/>
      </w:tblGrid>
      <w:tr w14:paraId="31EEF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070AE4E0">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766" w:type="pct"/>
            <w:tcBorders>
              <w:top w:val="single" w:color="auto" w:sz="8" w:space="0"/>
              <w:bottom w:val="single" w:color="auto" w:sz="4" w:space="0"/>
            </w:tcBorders>
          </w:tcPr>
          <w:p w14:paraId="47FB23DD">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764" w:type="pct"/>
            <w:tcBorders>
              <w:top w:val="single" w:color="auto" w:sz="8" w:space="0"/>
              <w:bottom w:val="single" w:color="auto" w:sz="4" w:space="0"/>
            </w:tcBorders>
          </w:tcPr>
          <w:p w14:paraId="089BC1DC">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227" w:type="pct"/>
            <w:tcBorders>
              <w:top w:val="single" w:color="auto" w:sz="8" w:space="0"/>
              <w:bottom w:val="single" w:color="auto" w:sz="4" w:space="0"/>
            </w:tcBorders>
          </w:tcPr>
          <w:p w14:paraId="5A68CFF7">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01FF15AB">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4805C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37F67A13">
            <w:pPr>
              <w:wordWrap/>
              <w:autoSpaceDE w:val="0"/>
              <w:autoSpaceDN w:val="0"/>
              <w:spacing w:line="360" w:lineRule="auto"/>
              <w:jc w:val="center"/>
              <w:rPr>
                <w:rFonts w:ascii="Times New Roman" w:hAnsi="Times New Roman"/>
                <w:bCs/>
              </w:rPr>
            </w:pPr>
            <w:r>
              <w:rPr>
                <w:rFonts w:hint="eastAsia" w:ascii="Times New Roman" w:hAnsi="Times New Roman"/>
                <w:bCs/>
              </w:rPr>
              <w:t>001</w:t>
            </w:r>
          </w:p>
        </w:tc>
        <w:tc>
          <w:tcPr>
            <w:tcW w:w="766" w:type="pct"/>
            <w:tcBorders>
              <w:top w:val="single" w:color="auto" w:sz="4" w:space="0"/>
            </w:tcBorders>
            <w:vAlign w:val="center"/>
          </w:tcPr>
          <w:p w14:paraId="05B6033F">
            <w:pPr>
              <w:wordWrap/>
              <w:autoSpaceDE w:val="0"/>
              <w:autoSpaceDN w:val="0"/>
              <w:spacing w:line="360" w:lineRule="auto"/>
              <w:jc w:val="center"/>
              <w:rPr>
                <w:rFonts w:ascii="Times New Roman" w:hAnsi="Times New Roman"/>
                <w:bCs/>
              </w:rPr>
            </w:pPr>
            <w:r>
              <w:rPr>
                <w:rFonts w:hint="eastAsia" w:ascii="Times New Roman" w:hAnsi="Times New Roman"/>
                <w:bCs/>
              </w:rPr>
              <w:t>考生用户登录</w:t>
            </w:r>
          </w:p>
        </w:tc>
        <w:tc>
          <w:tcPr>
            <w:tcW w:w="1764" w:type="pct"/>
            <w:tcBorders>
              <w:top w:val="single" w:color="auto" w:sz="4" w:space="0"/>
            </w:tcBorders>
            <w:vAlign w:val="center"/>
          </w:tcPr>
          <w:p w14:paraId="32A74148">
            <w:pPr>
              <w:wordWrap/>
              <w:autoSpaceDE w:val="0"/>
              <w:autoSpaceDN w:val="0"/>
              <w:spacing w:line="360" w:lineRule="auto"/>
              <w:jc w:val="center"/>
              <w:rPr>
                <w:rFonts w:ascii="Times New Roman" w:hAnsi="Times New Roman"/>
                <w:bCs/>
              </w:rPr>
            </w:pPr>
            <w:r>
              <w:rPr>
                <w:rFonts w:hint="eastAsia" w:ascii="Times New Roman" w:hAnsi="Times New Roman"/>
                <w:bCs/>
              </w:rPr>
              <w:t>1.</w:t>
            </w:r>
            <w:r>
              <w:rPr>
                <w:rFonts w:ascii="Times New Roman" w:hAnsi="Times New Roman"/>
                <w:bCs/>
              </w:rPr>
              <w:t>输入正确的用户名、密码和</w:t>
            </w:r>
            <w:r>
              <w:rPr>
                <w:rFonts w:hint="eastAsia" w:ascii="Times New Roman" w:hAnsi="Times New Roman"/>
                <w:bCs/>
              </w:rPr>
              <w:t>选择登录学生角色2.</w:t>
            </w:r>
            <w:r>
              <w:rPr>
                <w:rFonts w:ascii="Times New Roman" w:hAnsi="Times New Roman"/>
                <w:bCs/>
              </w:rPr>
              <w:t>点击</w:t>
            </w:r>
            <w:r>
              <w:rPr>
                <w:rFonts w:hint="eastAsia" w:ascii="Times New Roman" w:hAnsi="Times New Roman"/>
                <w:bCs/>
              </w:rPr>
              <w:t>登录</w:t>
            </w:r>
            <w:r>
              <w:rPr>
                <w:rFonts w:ascii="Times New Roman" w:hAnsi="Times New Roman"/>
                <w:bCs/>
              </w:rPr>
              <w:t>按钮。</w:t>
            </w:r>
          </w:p>
        </w:tc>
        <w:tc>
          <w:tcPr>
            <w:tcW w:w="1227" w:type="pct"/>
            <w:tcBorders>
              <w:top w:val="single" w:color="auto" w:sz="4" w:space="0"/>
            </w:tcBorders>
            <w:vAlign w:val="center"/>
          </w:tcPr>
          <w:p w14:paraId="5580463D">
            <w:pPr>
              <w:wordWrap/>
              <w:autoSpaceDE w:val="0"/>
              <w:autoSpaceDN w:val="0"/>
              <w:spacing w:line="360" w:lineRule="auto"/>
              <w:jc w:val="center"/>
              <w:rPr>
                <w:rFonts w:ascii="Times New Roman" w:hAnsi="Times New Roman"/>
                <w:bCs/>
              </w:rPr>
            </w:pPr>
            <w:r>
              <w:rPr>
                <w:rFonts w:hint="eastAsia" w:ascii="Times New Roman" w:hAnsi="Times New Roman"/>
                <w:bCs/>
              </w:rPr>
              <w:t>跳转到我的考试界面</w:t>
            </w:r>
          </w:p>
        </w:tc>
        <w:tc>
          <w:tcPr>
            <w:tcW w:w="647" w:type="pct"/>
            <w:tcBorders>
              <w:top w:val="single" w:color="auto" w:sz="4" w:space="0"/>
            </w:tcBorders>
            <w:vAlign w:val="center"/>
          </w:tcPr>
          <w:p w14:paraId="35137F42">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2180A6C7">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在线考试模块主要测试考生进行一个在线答题的过程，测试通过结果如表 6-2所示。</w:t>
      </w:r>
    </w:p>
    <w:p w14:paraId="5F8ADBB6">
      <w:pPr>
        <w:pStyle w:val="46"/>
        <w:autoSpaceDE w:val="0"/>
        <w:autoSpaceDN w:val="0"/>
      </w:pPr>
      <w:r>
        <w:t>表</w:t>
      </w:r>
      <w:r>
        <w:rPr>
          <w:rFonts w:hint="eastAsia"/>
        </w:rPr>
        <w:t>6-2 在线答题测试用例表</w:t>
      </w:r>
    </w:p>
    <w:p w14:paraId="6D1BB087">
      <w:pPr>
        <w:pStyle w:val="49"/>
        <w:autoSpaceDE w:val="0"/>
        <w:autoSpaceDN w:val="0"/>
      </w:pPr>
      <w:r>
        <w:t xml:space="preserve">Table </w:t>
      </w:r>
      <w:r>
        <w:rPr>
          <w:rFonts w:hint="eastAsia"/>
        </w:rPr>
        <w:t xml:space="preserve">6-2 </w:t>
      </w:r>
      <w:r>
        <w:t>Online Answering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416"/>
        <w:gridCol w:w="3262"/>
        <w:gridCol w:w="2268"/>
        <w:gridCol w:w="1194"/>
      </w:tblGrid>
      <w:tr w14:paraId="124BC8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5A501BF5">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766" w:type="pct"/>
            <w:tcBorders>
              <w:top w:val="single" w:color="auto" w:sz="8" w:space="0"/>
              <w:bottom w:val="single" w:color="auto" w:sz="4" w:space="0"/>
            </w:tcBorders>
          </w:tcPr>
          <w:p w14:paraId="4E4D7C04">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765" w:type="pct"/>
            <w:tcBorders>
              <w:top w:val="single" w:color="auto" w:sz="8" w:space="0"/>
              <w:bottom w:val="single" w:color="auto" w:sz="4" w:space="0"/>
            </w:tcBorders>
          </w:tcPr>
          <w:p w14:paraId="0D9B8284">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227" w:type="pct"/>
            <w:tcBorders>
              <w:top w:val="single" w:color="auto" w:sz="8" w:space="0"/>
              <w:bottom w:val="single" w:color="auto" w:sz="4" w:space="0"/>
            </w:tcBorders>
          </w:tcPr>
          <w:p w14:paraId="21EACC5C">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6" w:type="pct"/>
            <w:tcBorders>
              <w:top w:val="single" w:color="auto" w:sz="8" w:space="0"/>
              <w:bottom w:val="single" w:color="auto" w:sz="4" w:space="0"/>
            </w:tcBorders>
          </w:tcPr>
          <w:p w14:paraId="47AEA70F">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04D3C7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006294CD">
            <w:pPr>
              <w:wordWrap/>
              <w:autoSpaceDE w:val="0"/>
              <w:autoSpaceDN w:val="0"/>
              <w:spacing w:line="360" w:lineRule="auto"/>
              <w:jc w:val="center"/>
              <w:rPr>
                <w:rFonts w:ascii="Times New Roman" w:hAnsi="Times New Roman"/>
                <w:bCs/>
              </w:rPr>
            </w:pPr>
            <w:r>
              <w:rPr>
                <w:rFonts w:hint="eastAsia" w:ascii="Times New Roman" w:hAnsi="Times New Roman"/>
                <w:bCs/>
              </w:rPr>
              <w:t>002</w:t>
            </w:r>
          </w:p>
        </w:tc>
        <w:tc>
          <w:tcPr>
            <w:tcW w:w="766" w:type="pct"/>
            <w:tcBorders>
              <w:top w:val="single" w:color="auto" w:sz="4" w:space="0"/>
            </w:tcBorders>
            <w:vAlign w:val="center"/>
          </w:tcPr>
          <w:p w14:paraId="60F31E6A">
            <w:pPr>
              <w:wordWrap/>
              <w:autoSpaceDE w:val="0"/>
              <w:autoSpaceDN w:val="0"/>
              <w:spacing w:line="360" w:lineRule="auto"/>
              <w:jc w:val="center"/>
              <w:rPr>
                <w:rFonts w:ascii="Times New Roman" w:hAnsi="Times New Roman"/>
                <w:bCs/>
              </w:rPr>
            </w:pPr>
            <w:r>
              <w:rPr>
                <w:rFonts w:ascii="Times New Roman" w:hAnsi="Times New Roman"/>
                <w:bCs/>
              </w:rPr>
              <w:t>在线答题</w:t>
            </w:r>
          </w:p>
        </w:tc>
        <w:tc>
          <w:tcPr>
            <w:tcW w:w="1765" w:type="pct"/>
            <w:tcBorders>
              <w:top w:val="single" w:color="auto" w:sz="4" w:space="0"/>
            </w:tcBorders>
            <w:vAlign w:val="center"/>
          </w:tcPr>
          <w:p w14:paraId="69E2AD36">
            <w:pPr>
              <w:wordWrap/>
              <w:autoSpaceDE w:val="0"/>
              <w:autoSpaceDN w:val="0"/>
              <w:spacing w:line="360" w:lineRule="auto"/>
              <w:jc w:val="center"/>
              <w:rPr>
                <w:rFonts w:ascii="Times New Roman" w:hAnsi="Times New Roman"/>
                <w:bCs/>
              </w:rPr>
            </w:pPr>
            <w:r>
              <w:rPr>
                <w:rFonts w:hint="eastAsia" w:ascii="Times New Roman" w:hAnsi="Times New Roman"/>
                <w:bCs/>
              </w:rPr>
              <w:t>1.在我的考试界面选择试卷进入考试详情界面2.点击开始答题进入答题界面开始答题，答题结束提交试卷回到我的考试界面</w:t>
            </w:r>
            <w:r>
              <w:rPr>
                <w:rFonts w:ascii="Times New Roman" w:hAnsi="Times New Roman"/>
                <w:bCs/>
              </w:rPr>
              <w:t>。</w:t>
            </w:r>
          </w:p>
        </w:tc>
        <w:tc>
          <w:tcPr>
            <w:tcW w:w="1227" w:type="pct"/>
            <w:tcBorders>
              <w:top w:val="single" w:color="auto" w:sz="4" w:space="0"/>
            </w:tcBorders>
            <w:vAlign w:val="center"/>
          </w:tcPr>
          <w:p w14:paraId="381BDDA3">
            <w:pPr>
              <w:wordWrap/>
              <w:autoSpaceDE w:val="0"/>
              <w:autoSpaceDN w:val="0"/>
              <w:spacing w:line="360" w:lineRule="auto"/>
              <w:jc w:val="center"/>
              <w:rPr>
                <w:rFonts w:ascii="Times New Roman" w:hAnsi="Times New Roman"/>
                <w:bCs/>
              </w:rPr>
            </w:pPr>
            <w:r>
              <w:rPr>
                <w:rFonts w:ascii="Times New Roman" w:hAnsi="Times New Roman"/>
                <w:bCs/>
              </w:rPr>
              <w:t>答案提交后系统立即显示提交成功，并提示等待阅卷</w:t>
            </w:r>
            <w:r>
              <w:rPr>
                <w:rFonts w:hint="eastAsia" w:ascii="Times New Roman" w:hAnsi="Times New Roman"/>
                <w:bCs/>
              </w:rPr>
              <w:t>回到我的考试界面</w:t>
            </w:r>
            <w:r>
              <w:rPr>
                <w:rFonts w:ascii="Times New Roman" w:hAnsi="Times New Roman"/>
                <w:bCs/>
              </w:rPr>
              <w:t>。</w:t>
            </w:r>
          </w:p>
        </w:tc>
        <w:tc>
          <w:tcPr>
            <w:tcW w:w="646" w:type="pct"/>
            <w:tcBorders>
              <w:top w:val="single" w:color="auto" w:sz="4" w:space="0"/>
            </w:tcBorders>
            <w:vAlign w:val="center"/>
          </w:tcPr>
          <w:p w14:paraId="20129B12">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4BA2CBCB">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智能分析模块主要测试学生端成绩分析、考试分析和知识点分析，教师端的个人薄弱知识点分析和班级整体薄弱知识点分析。</w:t>
      </w:r>
    </w:p>
    <w:p w14:paraId="3F7109AE">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成绩分析测试学生考试数据是否能够正常显示，包括成绩趋势，测试通过结果如表 6-3 所示。</w:t>
      </w:r>
    </w:p>
    <w:p w14:paraId="6E8D375E">
      <w:pPr>
        <w:pStyle w:val="46"/>
        <w:autoSpaceDE w:val="0"/>
        <w:autoSpaceDN w:val="0"/>
      </w:pPr>
      <w:r>
        <w:t>表</w:t>
      </w:r>
      <w:r>
        <w:rPr>
          <w:rFonts w:hint="eastAsia"/>
        </w:rPr>
        <w:t>6-3 成绩分析测试用例表</w:t>
      </w:r>
    </w:p>
    <w:p w14:paraId="3A920537">
      <w:pPr>
        <w:pStyle w:val="49"/>
        <w:autoSpaceDE w:val="0"/>
        <w:autoSpaceDN w:val="0"/>
      </w:pPr>
      <w:r>
        <w:t xml:space="preserve">Table </w:t>
      </w:r>
      <w:r>
        <w:rPr>
          <w:rFonts w:hint="eastAsia"/>
        </w:rPr>
        <w:t xml:space="preserve">6-3 </w:t>
      </w:r>
      <w:r>
        <w:t>Test Case Table for Score Analysis</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558"/>
        <w:gridCol w:w="3403"/>
        <w:gridCol w:w="1983"/>
        <w:gridCol w:w="1196"/>
      </w:tblGrid>
      <w:tr w14:paraId="333C43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0EDED065">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14ED7C20">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841" w:type="pct"/>
            <w:tcBorders>
              <w:top w:val="single" w:color="auto" w:sz="8" w:space="0"/>
              <w:bottom w:val="single" w:color="auto" w:sz="4" w:space="0"/>
            </w:tcBorders>
          </w:tcPr>
          <w:p w14:paraId="75BF8B66">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073" w:type="pct"/>
            <w:tcBorders>
              <w:top w:val="single" w:color="auto" w:sz="8" w:space="0"/>
              <w:bottom w:val="single" w:color="auto" w:sz="4" w:space="0"/>
            </w:tcBorders>
          </w:tcPr>
          <w:p w14:paraId="5053B599">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366A9E00">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24693C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29FC862F">
            <w:pPr>
              <w:wordWrap/>
              <w:autoSpaceDE w:val="0"/>
              <w:autoSpaceDN w:val="0"/>
              <w:spacing w:line="360" w:lineRule="auto"/>
              <w:jc w:val="center"/>
              <w:rPr>
                <w:rFonts w:ascii="Times New Roman" w:hAnsi="Times New Roman"/>
                <w:bCs/>
              </w:rPr>
            </w:pPr>
            <w:r>
              <w:rPr>
                <w:rFonts w:hint="eastAsia" w:ascii="Times New Roman" w:hAnsi="Times New Roman"/>
                <w:bCs/>
              </w:rPr>
              <w:t>003</w:t>
            </w:r>
          </w:p>
        </w:tc>
        <w:tc>
          <w:tcPr>
            <w:tcW w:w="843" w:type="pct"/>
            <w:tcBorders>
              <w:top w:val="single" w:color="auto" w:sz="4" w:space="0"/>
            </w:tcBorders>
            <w:vAlign w:val="center"/>
          </w:tcPr>
          <w:p w14:paraId="57B4801B">
            <w:pPr>
              <w:wordWrap/>
              <w:autoSpaceDE w:val="0"/>
              <w:autoSpaceDN w:val="0"/>
              <w:spacing w:line="360" w:lineRule="auto"/>
              <w:jc w:val="center"/>
              <w:rPr>
                <w:rFonts w:ascii="Times New Roman" w:hAnsi="Times New Roman"/>
                <w:bCs/>
              </w:rPr>
            </w:pPr>
            <w:r>
              <w:rPr>
                <w:rFonts w:hint="eastAsia" w:ascii="Times New Roman" w:hAnsi="Times New Roman"/>
                <w:bCs/>
              </w:rPr>
              <w:t>成绩分析</w:t>
            </w:r>
          </w:p>
        </w:tc>
        <w:tc>
          <w:tcPr>
            <w:tcW w:w="1841" w:type="pct"/>
            <w:tcBorders>
              <w:top w:val="single" w:color="auto" w:sz="4" w:space="0"/>
            </w:tcBorders>
            <w:vAlign w:val="center"/>
          </w:tcPr>
          <w:p w14:paraId="42A36D24">
            <w:pPr>
              <w:pStyle w:val="38"/>
              <w:wordWrap/>
              <w:autoSpaceDE w:val="0"/>
              <w:autoSpaceDN w:val="0"/>
              <w:spacing w:line="360" w:lineRule="auto"/>
              <w:ind w:left="360" w:firstLine="0" w:firstLineChars="0"/>
              <w:rPr>
                <w:rFonts w:ascii="Times New Roman" w:hAnsi="Times New Roman"/>
                <w:bCs/>
              </w:rPr>
            </w:pPr>
            <w:r>
              <w:rPr>
                <w:rFonts w:hint="eastAsia" w:ascii="Times New Roman" w:hAnsi="Times New Roman"/>
                <w:bCs/>
              </w:rPr>
              <w:t>1.考生</w:t>
            </w:r>
            <w:r>
              <w:rPr>
                <w:rFonts w:ascii="Times New Roman" w:hAnsi="Times New Roman"/>
                <w:bCs/>
              </w:rPr>
              <w:t>登录后</w:t>
            </w:r>
            <w:r>
              <w:rPr>
                <w:rFonts w:hint="eastAsia" w:ascii="Times New Roman" w:hAnsi="Times New Roman"/>
                <w:bCs/>
              </w:rPr>
              <w:t>点击智能分析模块，选择成绩分析</w:t>
            </w:r>
            <w:r>
              <w:rPr>
                <w:rFonts w:ascii="Times New Roman" w:hAnsi="Times New Roman"/>
                <w:bCs/>
              </w:rPr>
              <w:t>。</w:t>
            </w:r>
            <w:r>
              <w:rPr>
                <w:rFonts w:hint="eastAsia" w:ascii="Times New Roman" w:hAnsi="Times New Roman"/>
                <w:bCs/>
              </w:rPr>
              <w:t>2.</w:t>
            </w:r>
            <w:r>
              <w:rPr>
                <w:rFonts w:ascii="Times New Roman" w:hAnsi="Times New Roman"/>
                <w:bCs/>
              </w:rPr>
              <w:t>系统展示学生</w:t>
            </w:r>
            <w:r>
              <w:rPr>
                <w:rFonts w:hint="eastAsia" w:ascii="Times New Roman" w:hAnsi="Times New Roman"/>
                <w:bCs/>
              </w:rPr>
              <w:t>这门科目的考试次数</w:t>
            </w:r>
            <w:r>
              <w:rPr>
                <w:rFonts w:ascii="Times New Roman" w:hAnsi="Times New Roman"/>
                <w:bCs/>
              </w:rPr>
              <w:t>、平均分、最高分、最低分等信息</w:t>
            </w:r>
            <w:r>
              <w:rPr>
                <w:rFonts w:hint="eastAsia" w:ascii="Times New Roman" w:hAnsi="Times New Roman"/>
                <w:bCs/>
              </w:rPr>
              <w:t>，并显示成绩趋势</w:t>
            </w:r>
            <w:r>
              <w:rPr>
                <w:rFonts w:ascii="Times New Roman" w:hAnsi="Times New Roman"/>
                <w:bCs/>
              </w:rPr>
              <w:t>。</w:t>
            </w:r>
          </w:p>
        </w:tc>
        <w:tc>
          <w:tcPr>
            <w:tcW w:w="1073" w:type="pct"/>
            <w:tcBorders>
              <w:top w:val="single" w:color="auto" w:sz="4" w:space="0"/>
            </w:tcBorders>
            <w:vAlign w:val="center"/>
          </w:tcPr>
          <w:p w14:paraId="129ED60C">
            <w:pPr>
              <w:wordWrap/>
              <w:autoSpaceDE w:val="0"/>
              <w:autoSpaceDN w:val="0"/>
              <w:spacing w:line="360" w:lineRule="auto"/>
              <w:jc w:val="center"/>
              <w:rPr>
                <w:rFonts w:ascii="Times New Roman" w:hAnsi="Times New Roman"/>
                <w:bCs/>
              </w:rPr>
            </w:pPr>
            <w:r>
              <w:rPr>
                <w:rFonts w:ascii="Times New Roman" w:hAnsi="Times New Roman"/>
                <w:bCs/>
              </w:rPr>
              <w:t>数据准确，图表清晰易懂。</w:t>
            </w:r>
          </w:p>
        </w:tc>
        <w:tc>
          <w:tcPr>
            <w:tcW w:w="647" w:type="pct"/>
            <w:tcBorders>
              <w:top w:val="single" w:color="auto" w:sz="4" w:space="0"/>
            </w:tcBorders>
            <w:vAlign w:val="center"/>
          </w:tcPr>
          <w:p w14:paraId="72864746">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7434361E">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考试分析主要测试学生的各个考试数据，通过题型、难度、章节等各方面详细分析考试数据，测试通过结果如表 6-4 所示。</w:t>
      </w:r>
    </w:p>
    <w:p w14:paraId="120D1A55">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p>
    <w:p w14:paraId="1BB7E50E">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p>
    <w:p w14:paraId="78DB0A12">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p>
    <w:p w14:paraId="061E5964">
      <w:pPr>
        <w:pStyle w:val="46"/>
        <w:autoSpaceDE w:val="0"/>
        <w:autoSpaceDN w:val="0"/>
      </w:pPr>
    </w:p>
    <w:p w14:paraId="555806C0">
      <w:pPr>
        <w:pStyle w:val="46"/>
        <w:autoSpaceDE w:val="0"/>
        <w:autoSpaceDN w:val="0"/>
      </w:pPr>
    </w:p>
    <w:p w14:paraId="2D07E126">
      <w:pPr>
        <w:pStyle w:val="46"/>
        <w:autoSpaceDE w:val="0"/>
        <w:autoSpaceDN w:val="0"/>
      </w:pPr>
      <w:r>
        <w:t>表</w:t>
      </w:r>
      <w:r>
        <w:rPr>
          <w:rFonts w:hint="eastAsia"/>
        </w:rPr>
        <w:t>6-4 考试分析测试用例表</w:t>
      </w:r>
    </w:p>
    <w:p w14:paraId="225529C7">
      <w:pPr>
        <w:pStyle w:val="49"/>
        <w:autoSpaceDE w:val="0"/>
        <w:autoSpaceDN w:val="0"/>
      </w:pPr>
      <w:r>
        <w:t xml:space="preserve">Table </w:t>
      </w:r>
      <w:r>
        <w:rPr>
          <w:rFonts w:hint="eastAsia"/>
        </w:rPr>
        <w:t xml:space="preserve">6-4 </w:t>
      </w:r>
      <w:r>
        <w:t>Exam Analysis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558"/>
        <w:gridCol w:w="3403"/>
        <w:gridCol w:w="1983"/>
        <w:gridCol w:w="1196"/>
      </w:tblGrid>
      <w:tr w14:paraId="7583D0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383068E5">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3434FC79">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841" w:type="pct"/>
            <w:tcBorders>
              <w:top w:val="single" w:color="auto" w:sz="8" w:space="0"/>
              <w:bottom w:val="single" w:color="auto" w:sz="4" w:space="0"/>
            </w:tcBorders>
          </w:tcPr>
          <w:p w14:paraId="6FC67B48">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073" w:type="pct"/>
            <w:tcBorders>
              <w:top w:val="single" w:color="auto" w:sz="8" w:space="0"/>
              <w:bottom w:val="single" w:color="auto" w:sz="4" w:space="0"/>
            </w:tcBorders>
          </w:tcPr>
          <w:p w14:paraId="2C746461">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083BB462">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2AC1E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5CE62B83">
            <w:pPr>
              <w:wordWrap/>
              <w:autoSpaceDE w:val="0"/>
              <w:autoSpaceDN w:val="0"/>
              <w:spacing w:line="360" w:lineRule="auto"/>
              <w:jc w:val="center"/>
              <w:rPr>
                <w:rFonts w:ascii="Times New Roman" w:hAnsi="Times New Roman"/>
                <w:bCs/>
              </w:rPr>
            </w:pPr>
            <w:r>
              <w:rPr>
                <w:rFonts w:hint="eastAsia" w:ascii="Times New Roman" w:hAnsi="Times New Roman"/>
                <w:bCs/>
              </w:rPr>
              <w:t>004</w:t>
            </w:r>
          </w:p>
        </w:tc>
        <w:tc>
          <w:tcPr>
            <w:tcW w:w="843" w:type="pct"/>
            <w:tcBorders>
              <w:top w:val="single" w:color="auto" w:sz="4" w:space="0"/>
            </w:tcBorders>
            <w:vAlign w:val="center"/>
          </w:tcPr>
          <w:p w14:paraId="052027C5">
            <w:pPr>
              <w:wordWrap/>
              <w:autoSpaceDE w:val="0"/>
              <w:autoSpaceDN w:val="0"/>
              <w:spacing w:line="360" w:lineRule="auto"/>
              <w:jc w:val="center"/>
              <w:rPr>
                <w:rFonts w:ascii="Times New Roman" w:hAnsi="Times New Roman"/>
                <w:bCs/>
              </w:rPr>
            </w:pPr>
            <w:r>
              <w:rPr>
                <w:rFonts w:hint="eastAsia" w:ascii="Times New Roman" w:hAnsi="Times New Roman"/>
                <w:bCs/>
              </w:rPr>
              <w:t>考试分析</w:t>
            </w:r>
          </w:p>
        </w:tc>
        <w:tc>
          <w:tcPr>
            <w:tcW w:w="1841" w:type="pct"/>
            <w:tcBorders>
              <w:top w:val="single" w:color="auto" w:sz="4" w:space="0"/>
            </w:tcBorders>
            <w:vAlign w:val="center"/>
          </w:tcPr>
          <w:p w14:paraId="3DA2689D">
            <w:pPr>
              <w:pStyle w:val="38"/>
              <w:wordWrap/>
              <w:autoSpaceDE w:val="0"/>
              <w:autoSpaceDN w:val="0"/>
              <w:spacing w:line="360" w:lineRule="auto"/>
              <w:ind w:left="360" w:firstLine="0" w:firstLineChars="0"/>
              <w:rPr>
                <w:rFonts w:ascii="Times New Roman" w:hAnsi="Times New Roman"/>
                <w:bCs/>
              </w:rPr>
            </w:pPr>
            <w:r>
              <w:rPr>
                <w:rFonts w:hint="eastAsia" w:ascii="Times New Roman" w:hAnsi="Times New Roman"/>
                <w:bCs/>
              </w:rPr>
              <w:t>1. 考生</w:t>
            </w:r>
            <w:r>
              <w:rPr>
                <w:rFonts w:ascii="Times New Roman" w:hAnsi="Times New Roman"/>
                <w:bCs/>
              </w:rPr>
              <w:t>登录后</w:t>
            </w:r>
            <w:r>
              <w:rPr>
                <w:rFonts w:hint="eastAsia" w:ascii="Times New Roman" w:hAnsi="Times New Roman"/>
                <w:bCs/>
              </w:rPr>
              <w:t>点击智能分析模块，选择考试分析2.</w:t>
            </w:r>
            <w:r>
              <w:rPr>
                <w:rFonts w:ascii="Times New Roman" w:hAnsi="Times New Roman"/>
                <w:bCs/>
              </w:rPr>
              <w:t>系统展示学生</w:t>
            </w:r>
            <w:r>
              <w:rPr>
                <w:rFonts w:hint="eastAsia" w:ascii="Times New Roman" w:hAnsi="Times New Roman"/>
                <w:bCs/>
              </w:rPr>
              <w:t>这门科目的考试题型分析、考试难度分析、各章节薄弱分析，以及各分析报告。</w:t>
            </w:r>
          </w:p>
        </w:tc>
        <w:tc>
          <w:tcPr>
            <w:tcW w:w="1073" w:type="pct"/>
            <w:tcBorders>
              <w:top w:val="single" w:color="auto" w:sz="4" w:space="0"/>
            </w:tcBorders>
            <w:vAlign w:val="center"/>
          </w:tcPr>
          <w:p w14:paraId="1A9423C8">
            <w:pPr>
              <w:wordWrap/>
              <w:autoSpaceDE w:val="0"/>
              <w:autoSpaceDN w:val="0"/>
              <w:spacing w:line="360" w:lineRule="auto"/>
              <w:jc w:val="center"/>
              <w:rPr>
                <w:rFonts w:ascii="Times New Roman" w:hAnsi="Times New Roman"/>
                <w:bCs/>
              </w:rPr>
            </w:pPr>
            <w:r>
              <w:rPr>
                <w:rFonts w:ascii="Times New Roman" w:hAnsi="Times New Roman"/>
                <w:bCs/>
              </w:rPr>
              <w:t>数据准确</w:t>
            </w:r>
            <w:r>
              <w:rPr>
                <w:rFonts w:hint="eastAsia" w:ascii="Times New Roman" w:hAnsi="Times New Roman"/>
                <w:bCs/>
              </w:rPr>
              <w:t>，能够正常呈现功能</w:t>
            </w:r>
            <w:r>
              <w:rPr>
                <w:rFonts w:ascii="Times New Roman" w:hAnsi="Times New Roman"/>
                <w:bCs/>
              </w:rPr>
              <w:t>，图表清晰易懂。</w:t>
            </w:r>
          </w:p>
        </w:tc>
        <w:tc>
          <w:tcPr>
            <w:tcW w:w="647" w:type="pct"/>
            <w:tcBorders>
              <w:top w:val="single" w:color="auto" w:sz="4" w:space="0"/>
            </w:tcBorders>
            <w:vAlign w:val="center"/>
          </w:tcPr>
          <w:p w14:paraId="402D73D7">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6B5BBA2F">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知识点分析主要测试系统是否能正常统计考试中的各个试题知识点分类，呈现详细的知识点表格信息，包括正确率，掌握程度等。测试通过结果如表 6-5 所示。</w:t>
      </w:r>
    </w:p>
    <w:p w14:paraId="3902987B">
      <w:pPr>
        <w:pStyle w:val="46"/>
        <w:autoSpaceDE w:val="0"/>
        <w:autoSpaceDN w:val="0"/>
      </w:pPr>
      <w:r>
        <w:t>表</w:t>
      </w:r>
      <w:r>
        <w:rPr>
          <w:rFonts w:hint="eastAsia"/>
        </w:rPr>
        <w:t>6-5 知识点分析测试用例表</w:t>
      </w:r>
    </w:p>
    <w:p w14:paraId="33A086D1">
      <w:pPr>
        <w:pStyle w:val="49"/>
        <w:autoSpaceDE w:val="0"/>
        <w:autoSpaceDN w:val="0"/>
      </w:pPr>
      <w:r>
        <w:t xml:space="preserve">Table </w:t>
      </w:r>
      <w:r>
        <w:rPr>
          <w:rFonts w:hint="eastAsia"/>
        </w:rPr>
        <w:t xml:space="preserve">6-5 </w:t>
      </w:r>
      <w:r>
        <w:t>Knowledge Point Analysis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558"/>
        <w:gridCol w:w="3403"/>
        <w:gridCol w:w="1983"/>
        <w:gridCol w:w="1196"/>
      </w:tblGrid>
      <w:tr w14:paraId="0F598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3060DB7D">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0ED122E7">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841" w:type="pct"/>
            <w:tcBorders>
              <w:top w:val="single" w:color="auto" w:sz="8" w:space="0"/>
              <w:bottom w:val="single" w:color="auto" w:sz="4" w:space="0"/>
            </w:tcBorders>
          </w:tcPr>
          <w:p w14:paraId="0834BF41">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073" w:type="pct"/>
            <w:tcBorders>
              <w:top w:val="single" w:color="auto" w:sz="8" w:space="0"/>
              <w:bottom w:val="single" w:color="auto" w:sz="4" w:space="0"/>
            </w:tcBorders>
          </w:tcPr>
          <w:p w14:paraId="6A99D117">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29F74D34">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7D83F7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77E8CFF0">
            <w:pPr>
              <w:wordWrap/>
              <w:autoSpaceDE w:val="0"/>
              <w:autoSpaceDN w:val="0"/>
              <w:spacing w:line="360" w:lineRule="auto"/>
              <w:jc w:val="center"/>
              <w:rPr>
                <w:rFonts w:ascii="Times New Roman" w:hAnsi="Times New Roman"/>
                <w:bCs/>
              </w:rPr>
            </w:pPr>
            <w:r>
              <w:rPr>
                <w:rFonts w:hint="eastAsia" w:ascii="Times New Roman" w:hAnsi="Times New Roman"/>
                <w:bCs/>
              </w:rPr>
              <w:t>005</w:t>
            </w:r>
          </w:p>
        </w:tc>
        <w:tc>
          <w:tcPr>
            <w:tcW w:w="843" w:type="pct"/>
            <w:tcBorders>
              <w:top w:val="single" w:color="auto" w:sz="4" w:space="0"/>
            </w:tcBorders>
            <w:vAlign w:val="center"/>
          </w:tcPr>
          <w:p w14:paraId="397E0FB7">
            <w:pPr>
              <w:wordWrap/>
              <w:autoSpaceDE w:val="0"/>
              <w:autoSpaceDN w:val="0"/>
              <w:spacing w:line="360" w:lineRule="auto"/>
              <w:jc w:val="center"/>
              <w:rPr>
                <w:rFonts w:ascii="Times New Roman" w:hAnsi="Times New Roman"/>
                <w:bCs/>
              </w:rPr>
            </w:pPr>
            <w:r>
              <w:rPr>
                <w:rFonts w:hint="eastAsia" w:ascii="Times New Roman" w:hAnsi="Times New Roman"/>
                <w:bCs/>
              </w:rPr>
              <w:t>知识点分析</w:t>
            </w:r>
          </w:p>
        </w:tc>
        <w:tc>
          <w:tcPr>
            <w:tcW w:w="1841" w:type="pct"/>
            <w:tcBorders>
              <w:top w:val="single" w:color="auto" w:sz="4" w:space="0"/>
            </w:tcBorders>
            <w:vAlign w:val="center"/>
          </w:tcPr>
          <w:p w14:paraId="342DBE1E">
            <w:pPr>
              <w:pStyle w:val="38"/>
              <w:wordWrap/>
              <w:autoSpaceDE w:val="0"/>
              <w:autoSpaceDN w:val="0"/>
              <w:spacing w:line="360" w:lineRule="auto"/>
              <w:ind w:left="360" w:firstLine="0" w:firstLineChars="0"/>
              <w:rPr>
                <w:rFonts w:ascii="Times New Roman" w:hAnsi="Times New Roman"/>
                <w:bCs/>
              </w:rPr>
            </w:pPr>
            <w:r>
              <w:rPr>
                <w:rFonts w:hint="eastAsia" w:ascii="Times New Roman" w:hAnsi="Times New Roman"/>
                <w:bCs/>
              </w:rPr>
              <w:t>1. 考生</w:t>
            </w:r>
            <w:r>
              <w:rPr>
                <w:rFonts w:ascii="Times New Roman" w:hAnsi="Times New Roman"/>
                <w:bCs/>
              </w:rPr>
              <w:t>登录后</w:t>
            </w:r>
            <w:r>
              <w:rPr>
                <w:rFonts w:hint="eastAsia" w:ascii="Times New Roman" w:hAnsi="Times New Roman"/>
                <w:bCs/>
              </w:rPr>
              <w:t>点击智能分析模块，选择知识点分析2.</w:t>
            </w:r>
            <w:r>
              <w:rPr>
                <w:rFonts w:ascii="Times New Roman" w:hAnsi="Times New Roman"/>
                <w:bCs/>
              </w:rPr>
              <w:t>系统展示学生</w:t>
            </w:r>
            <w:r>
              <w:rPr>
                <w:rFonts w:hint="eastAsia" w:ascii="Times New Roman" w:hAnsi="Times New Roman"/>
                <w:bCs/>
              </w:rPr>
              <w:t>这门科目的各个知识点信息的薄弱程度，并呈现ai分析报告</w:t>
            </w:r>
          </w:p>
        </w:tc>
        <w:tc>
          <w:tcPr>
            <w:tcW w:w="1073" w:type="pct"/>
            <w:tcBorders>
              <w:top w:val="single" w:color="auto" w:sz="4" w:space="0"/>
            </w:tcBorders>
            <w:vAlign w:val="center"/>
          </w:tcPr>
          <w:p w14:paraId="59E3482F">
            <w:pPr>
              <w:wordWrap/>
              <w:autoSpaceDE w:val="0"/>
              <w:autoSpaceDN w:val="0"/>
              <w:spacing w:line="360" w:lineRule="auto"/>
              <w:jc w:val="center"/>
              <w:rPr>
                <w:rFonts w:ascii="Times New Roman" w:hAnsi="Times New Roman"/>
                <w:bCs/>
              </w:rPr>
            </w:pPr>
            <w:r>
              <w:rPr>
                <w:rFonts w:ascii="Times New Roman" w:hAnsi="Times New Roman"/>
                <w:bCs/>
              </w:rPr>
              <w:t>数据准确，图表清晰易懂。</w:t>
            </w:r>
          </w:p>
        </w:tc>
        <w:tc>
          <w:tcPr>
            <w:tcW w:w="647" w:type="pct"/>
            <w:tcBorders>
              <w:top w:val="single" w:color="auto" w:sz="4" w:space="0"/>
            </w:tcBorders>
            <w:vAlign w:val="center"/>
          </w:tcPr>
          <w:p w14:paraId="7F551141">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4AAE7042">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个人薄弱知识点分析主要测试教师登录后是否能够正确查看学生的个人薄弱知识点信息。测试通过结果如表 6-6 所示。</w:t>
      </w:r>
    </w:p>
    <w:p w14:paraId="21157802">
      <w:pPr>
        <w:pStyle w:val="46"/>
        <w:autoSpaceDE w:val="0"/>
        <w:autoSpaceDN w:val="0"/>
      </w:pPr>
      <w:r>
        <w:t>表</w:t>
      </w:r>
      <w:r>
        <w:rPr>
          <w:rFonts w:hint="eastAsia"/>
        </w:rPr>
        <w:t>6-6 个人薄弱知识点分析测试用例表</w:t>
      </w:r>
    </w:p>
    <w:p w14:paraId="4FA9AB02">
      <w:pPr>
        <w:pStyle w:val="49"/>
        <w:autoSpaceDE w:val="0"/>
        <w:autoSpaceDN w:val="0"/>
      </w:pPr>
      <w:r>
        <w:t xml:space="preserve">Table </w:t>
      </w:r>
      <w:r>
        <w:rPr>
          <w:rFonts w:hint="eastAsia"/>
        </w:rPr>
        <w:t xml:space="preserve">6-6 </w:t>
      </w:r>
      <w:r>
        <w:t>Personal Weakness Analysis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558"/>
        <w:gridCol w:w="3403"/>
        <w:gridCol w:w="1983"/>
        <w:gridCol w:w="1196"/>
      </w:tblGrid>
      <w:tr w14:paraId="6F69A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3B12541A">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49314442">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841" w:type="pct"/>
            <w:tcBorders>
              <w:top w:val="single" w:color="auto" w:sz="8" w:space="0"/>
              <w:bottom w:val="single" w:color="auto" w:sz="4" w:space="0"/>
            </w:tcBorders>
          </w:tcPr>
          <w:p w14:paraId="02147784">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073" w:type="pct"/>
            <w:tcBorders>
              <w:top w:val="single" w:color="auto" w:sz="8" w:space="0"/>
              <w:bottom w:val="single" w:color="auto" w:sz="4" w:space="0"/>
            </w:tcBorders>
          </w:tcPr>
          <w:p w14:paraId="6639A6C4">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4CBFA6AA">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485AA5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42A2B9AB">
            <w:pPr>
              <w:wordWrap/>
              <w:autoSpaceDE w:val="0"/>
              <w:autoSpaceDN w:val="0"/>
              <w:spacing w:line="360" w:lineRule="auto"/>
              <w:jc w:val="center"/>
              <w:rPr>
                <w:rFonts w:ascii="Times New Roman" w:hAnsi="Times New Roman"/>
                <w:bCs/>
              </w:rPr>
            </w:pPr>
            <w:r>
              <w:rPr>
                <w:rFonts w:hint="eastAsia" w:ascii="Times New Roman" w:hAnsi="Times New Roman"/>
                <w:bCs/>
              </w:rPr>
              <w:t>006</w:t>
            </w:r>
          </w:p>
        </w:tc>
        <w:tc>
          <w:tcPr>
            <w:tcW w:w="843" w:type="pct"/>
            <w:tcBorders>
              <w:top w:val="single" w:color="auto" w:sz="4" w:space="0"/>
            </w:tcBorders>
            <w:vAlign w:val="center"/>
          </w:tcPr>
          <w:p w14:paraId="77B9A8F6">
            <w:pPr>
              <w:wordWrap/>
              <w:autoSpaceDE w:val="0"/>
              <w:autoSpaceDN w:val="0"/>
              <w:spacing w:line="360" w:lineRule="auto"/>
              <w:jc w:val="center"/>
              <w:rPr>
                <w:rFonts w:ascii="Times New Roman" w:hAnsi="Times New Roman"/>
                <w:bCs/>
              </w:rPr>
            </w:pPr>
            <w:r>
              <w:rPr>
                <w:rFonts w:hint="eastAsia" w:ascii="Times New Roman" w:hAnsi="Times New Roman"/>
                <w:bCs/>
              </w:rPr>
              <w:t>个人薄弱知识点分析</w:t>
            </w:r>
          </w:p>
        </w:tc>
        <w:tc>
          <w:tcPr>
            <w:tcW w:w="1841" w:type="pct"/>
            <w:tcBorders>
              <w:top w:val="single" w:color="auto" w:sz="4" w:space="0"/>
            </w:tcBorders>
            <w:vAlign w:val="center"/>
          </w:tcPr>
          <w:p w14:paraId="2893EF63">
            <w:pPr>
              <w:pStyle w:val="38"/>
              <w:wordWrap/>
              <w:autoSpaceDE w:val="0"/>
              <w:autoSpaceDN w:val="0"/>
              <w:spacing w:line="360" w:lineRule="auto"/>
              <w:ind w:left="360" w:firstLine="0" w:firstLineChars="0"/>
              <w:rPr>
                <w:rFonts w:ascii="Times New Roman" w:hAnsi="Times New Roman"/>
                <w:bCs/>
              </w:rPr>
            </w:pPr>
            <w:r>
              <w:rPr>
                <w:rFonts w:hint="eastAsia" w:ascii="Times New Roman" w:hAnsi="Times New Roman"/>
                <w:bCs/>
              </w:rPr>
              <w:t>1. 教师</w:t>
            </w:r>
            <w:r>
              <w:rPr>
                <w:rFonts w:ascii="Times New Roman" w:hAnsi="Times New Roman"/>
                <w:bCs/>
              </w:rPr>
              <w:t>登录后</w:t>
            </w:r>
            <w:r>
              <w:rPr>
                <w:rFonts w:hint="eastAsia" w:ascii="Times New Roman" w:hAnsi="Times New Roman"/>
                <w:bCs/>
              </w:rPr>
              <w:t>点击智能分析模块，选择个人薄弱知识点分析2.</w:t>
            </w:r>
            <w:r>
              <w:rPr>
                <w:rFonts w:ascii="Times New Roman" w:hAnsi="Times New Roman"/>
                <w:bCs/>
              </w:rPr>
              <w:t>系统展示学生</w:t>
            </w:r>
            <w:r>
              <w:rPr>
                <w:rFonts w:hint="eastAsia" w:ascii="Times New Roman" w:hAnsi="Times New Roman"/>
                <w:bCs/>
              </w:rPr>
              <w:t>这门科目得分率最低的八个知识点的图表信息。</w:t>
            </w:r>
          </w:p>
        </w:tc>
        <w:tc>
          <w:tcPr>
            <w:tcW w:w="1073" w:type="pct"/>
            <w:tcBorders>
              <w:top w:val="single" w:color="auto" w:sz="4" w:space="0"/>
            </w:tcBorders>
            <w:vAlign w:val="center"/>
          </w:tcPr>
          <w:p w14:paraId="4E5372EB">
            <w:pPr>
              <w:wordWrap/>
              <w:autoSpaceDE w:val="0"/>
              <w:autoSpaceDN w:val="0"/>
              <w:spacing w:line="360" w:lineRule="auto"/>
              <w:jc w:val="center"/>
              <w:rPr>
                <w:rFonts w:ascii="Times New Roman" w:hAnsi="Times New Roman"/>
                <w:bCs/>
              </w:rPr>
            </w:pPr>
            <w:r>
              <w:rPr>
                <w:rFonts w:ascii="Times New Roman" w:hAnsi="Times New Roman"/>
                <w:bCs/>
              </w:rPr>
              <w:t>数据准确，图表清晰易懂。</w:t>
            </w:r>
          </w:p>
        </w:tc>
        <w:tc>
          <w:tcPr>
            <w:tcW w:w="647" w:type="pct"/>
            <w:tcBorders>
              <w:top w:val="single" w:color="auto" w:sz="4" w:space="0"/>
            </w:tcBorders>
            <w:vAlign w:val="center"/>
          </w:tcPr>
          <w:p w14:paraId="726C85EC">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58974EB6">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hint="eastAsia" w:ascii="Times New Roman" w:hAnsi="Times New Roman" w:cs="宋体"/>
          <w:sz w:val="24"/>
          <w:szCs w:val="24"/>
        </w:rPr>
        <w:t>班级整体薄弱知识点分析主要测试教师登录后是否能够正确查看每个班级总体的薄弱知识点信息。测试通过结果如表 6-7 所示。</w:t>
      </w:r>
    </w:p>
    <w:p w14:paraId="3FB38085">
      <w:pPr>
        <w:pStyle w:val="46"/>
        <w:autoSpaceDE w:val="0"/>
        <w:autoSpaceDN w:val="0"/>
      </w:pPr>
    </w:p>
    <w:p w14:paraId="64565770">
      <w:pPr>
        <w:pStyle w:val="46"/>
        <w:autoSpaceDE w:val="0"/>
        <w:autoSpaceDN w:val="0"/>
      </w:pPr>
    </w:p>
    <w:p w14:paraId="5F655DD2">
      <w:pPr>
        <w:pStyle w:val="46"/>
        <w:autoSpaceDE w:val="0"/>
        <w:autoSpaceDN w:val="0"/>
      </w:pPr>
      <w:r>
        <w:t>表</w:t>
      </w:r>
      <w:r>
        <w:rPr>
          <w:rFonts w:hint="eastAsia"/>
        </w:rPr>
        <w:t>6-7 班级整体薄弱知识点分析测试用例表</w:t>
      </w:r>
    </w:p>
    <w:p w14:paraId="4ECD1DFA">
      <w:pPr>
        <w:pStyle w:val="49"/>
        <w:autoSpaceDE w:val="0"/>
        <w:autoSpaceDN w:val="0"/>
      </w:pPr>
      <w:r>
        <w:t xml:space="preserve">Table </w:t>
      </w:r>
      <w:r>
        <w:rPr>
          <w:rFonts w:hint="eastAsia"/>
        </w:rPr>
        <w:t xml:space="preserve">6-7 </w:t>
      </w:r>
      <w:r>
        <w:t>Test case table for analyzing weak knowledge points in the class as a whole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2"/>
        <w:gridCol w:w="1558"/>
        <w:gridCol w:w="3403"/>
        <w:gridCol w:w="1983"/>
        <w:gridCol w:w="1196"/>
      </w:tblGrid>
      <w:tr w14:paraId="2D1F1B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8" w:space="0"/>
              <w:bottom w:val="single" w:color="auto" w:sz="4" w:space="0"/>
            </w:tcBorders>
          </w:tcPr>
          <w:p w14:paraId="2E03CDBF">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62F8EEA1">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841" w:type="pct"/>
            <w:tcBorders>
              <w:top w:val="single" w:color="auto" w:sz="8" w:space="0"/>
              <w:bottom w:val="single" w:color="auto" w:sz="4" w:space="0"/>
            </w:tcBorders>
          </w:tcPr>
          <w:p w14:paraId="02E772F4">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1073" w:type="pct"/>
            <w:tcBorders>
              <w:top w:val="single" w:color="auto" w:sz="8" w:space="0"/>
              <w:bottom w:val="single" w:color="auto" w:sz="4" w:space="0"/>
            </w:tcBorders>
          </w:tcPr>
          <w:p w14:paraId="0431B3AA">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647" w:type="pct"/>
            <w:tcBorders>
              <w:top w:val="single" w:color="auto" w:sz="8" w:space="0"/>
              <w:bottom w:val="single" w:color="auto" w:sz="4" w:space="0"/>
            </w:tcBorders>
          </w:tcPr>
          <w:p w14:paraId="01C63D02">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4FB13A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6" w:type="pct"/>
            <w:tcBorders>
              <w:top w:val="single" w:color="auto" w:sz="4" w:space="0"/>
            </w:tcBorders>
            <w:vAlign w:val="center"/>
          </w:tcPr>
          <w:p w14:paraId="1D685D82">
            <w:pPr>
              <w:wordWrap/>
              <w:autoSpaceDE w:val="0"/>
              <w:autoSpaceDN w:val="0"/>
              <w:spacing w:line="360" w:lineRule="auto"/>
              <w:jc w:val="center"/>
              <w:rPr>
                <w:rFonts w:ascii="Times New Roman" w:hAnsi="Times New Roman"/>
                <w:bCs/>
              </w:rPr>
            </w:pPr>
            <w:r>
              <w:rPr>
                <w:rFonts w:hint="eastAsia" w:ascii="Times New Roman" w:hAnsi="Times New Roman"/>
                <w:bCs/>
              </w:rPr>
              <w:t>007</w:t>
            </w:r>
          </w:p>
        </w:tc>
        <w:tc>
          <w:tcPr>
            <w:tcW w:w="843" w:type="pct"/>
            <w:tcBorders>
              <w:top w:val="single" w:color="auto" w:sz="4" w:space="0"/>
            </w:tcBorders>
            <w:vAlign w:val="center"/>
          </w:tcPr>
          <w:p w14:paraId="47D80EB5">
            <w:pPr>
              <w:wordWrap/>
              <w:autoSpaceDE w:val="0"/>
              <w:autoSpaceDN w:val="0"/>
              <w:spacing w:line="360" w:lineRule="auto"/>
              <w:jc w:val="center"/>
              <w:rPr>
                <w:rFonts w:ascii="Times New Roman" w:hAnsi="Times New Roman"/>
                <w:bCs/>
              </w:rPr>
            </w:pPr>
            <w:r>
              <w:rPr>
                <w:rFonts w:hint="eastAsia" w:ascii="Times New Roman" w:hAnsi="Times New Roman"/>
                <w:bCs/>
              </w:rPr>
              <w:t>班级整体薄弱知识点分析</w:t>
            </w:r>
          </w:p>
        </w:tc>
        <w:tc>
          <w:tcPr>
            <w:tcW w:w="1841" w:type="pct"/>
            <w:tcBorders>
              <w:top w:val="single" w:color="auto" w:sz="4" w:space="0"/>
            </w:tcBorders>
            <w:vAlign w:val="center"/>
          </w:tcPr>
          <w:p w14:paraId="46B8FE5C">
            <w:pPr>
              <w:pStyle w:val="38"/>
              <w:wordWrap/>
              <w:autoSpaceDE w:val="0"/>
              <w:autoSpaceDN w:val="0"/>
              <w:spacing w:line="360" w:lineRule="auto"/>
              <w:ind w:left="360" w:firstLine="0" w:firstLineChars="0"/>
              <w:rPr>
                <w:rFonts w:ascii="Times New Roman" w:hAnsi="Times New Roman"/>
                <w:bCs/>
              </w:rPr>
            </w:pPr>
            <w:r>
              <w:rPr>
                <w:rFonts w:hint="eastAsia" w:ascii="Times New Roman" w:hAnsi="Times New Roman"/>
                <w:bCs/>
              </w:rPr>
              <w:t>1. 教师</w:t>
            </w:r>
            <w:r>
              <w:rPr>
                <w:rFonts w:ascii="Times New Roman" w:hAnsi="Times New Roman"/>
                <w:bCs/>
              </w:rPr>
              <w:t>登录后</w:t>
            </w:r>
            <w:r>
              <w:rPr>
                <w:rFonts w:hint="eastAsia" w:ascii="Times New Roman" w:hAnsi="Times New Roman"/>
                <w:bCs/>
              </w:rPr>
              <w:t>点击智能分析模块，选择班级整体薄弱知识点分析2.</w:t>
            </w:r>
            <w:r>
              <w:rPr>
                <w:rFonts w:ascii="Times New Roman" w:hAnsi="Times New Roman"/>
                <w:bCs/>
              </w:rPr>
              <w:t>系统展示</w:t>
            </w:r>
            <w:r>
              <w:rPr>
                <w:rFonts w:hint="eastAsia" w:ascii="Times New Roman" w:hAnsi="Times New Roman"/>
                <w:bCs/>
              </w:rPr>
              <w:t>对应班级这门科目平均得分率最低的八个知识点的图表信息。</w:t>
            </w:r>
          </w:p>
        </w:tc>
        <w:tc>
          <w:tcPr>
            <w:tcW w:w="1073" w:type="pct"/>
            <w:tcBorders>
              <w:top w:val="single" w:color="auto" w:sz="4" w:space="0"/>
            </w:tcBorders>
            <w:vAlign w:val="center"/>
          </w:tcPr>
          <w:p w14:paraId="4202E9A3">
            <w:pPr>
              <w:wordWrap/>
              <w:autoSpaceDE w:val="0"/>
              <w:autoSpaceDN w:val="0"/>
              <w:spacing w:line="360" w:lineRule="auto"/>
              <w:jc w:val="center"/>
              <w:rPr>
                <w:rFonts w:ascii="Times New Roman" w:hAnsi="Times New Roman"/>
                <w:bCs/>
              </w:rPr>
            </w:pPr>
            <w:r>
              <w:rPr>
                <w:rFonts w:ascii="Times New Roman" w:hAnsi="Times New Roman"/>
                <w:bCs/>
              </w:rPr>
              <w:t>数据准确，图表清晰易懂。</w:t>
            </w:r>
          </w:p>
        </w:tc>
        <w:tc>
          <w:tcPr>
            <w:tcW w:w="647" w:type="pct"/>
            <w:tcBorders>
              <w:top w:val="single" w:color="auto" w:sz="4" w:space="0"/>
            </w:tcBorders>
            <w:vAlign w:val="center"/>
          </w:tcPr>
          <w:p w14:paraId="04C9E05E">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5D2EB2EC">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试题管理模块主要测试一下查看题库信息和单选题创编，具体测试用例如下所示。</w:t>
      </w:r>
    </w:p>
    <w:p w14:paraId="6392E83D">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查看题库信息主要测试管理员登录后是否能正确查看题库的详细信息，根据条件筛选试题。测试通过结果如表 6-8 所示。</w:t>
      </w:r>
    </w:p>
    <w:p w14:paraId="15E46A91">
      <w:pPr>
        <w:pStyle w:val="46"/>
        <w:autoSpaceDE w:val="0"/>
        <w:autoSpaceDN w:val="0"/>
      </w:pPr>
      <w:r>
        <w:t>表</w:t>
      </w:r>
      <w:r>
        <w:rPr>
          <w:rFonts w:hint="eastAsia"/>
        </w:rPr>
        <w:t>6-8 查看题库信息测试用例表</w:t>
      </w:r>
    </w:p>
    <w:p w14:paraId="76D9008F">
      <w:pPr>
        <w:pStyle w:val="49"/>
        <w:autoSpaceDE w:val="0"/>
        <w:autoSpaceDN w:val="0"/>
      </w:pPr>
      <w:r>
        <w:t xml:space="preserve">Table </w:t>
      </w:r>
      <w:r>
        <w:rPr>
          <w:rFonts w:hint="eastAsia"/>
        </w:rPr>
        <w:t xml:space="preserve">6-8 </w:t>
      </w:r>
      <w:r>
        <w:t>View test case table for question bank information</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1558"/>
        <w:gridCol w:w="3543"/>
        <w:gridCol w:w="1702"/>
        <w:gridCol w:w="1336"/>
      </w:tblGrid>
      <w:tr w14:paraId="3712B5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8" w:space="0"/>
              <w:bottom w:val="single" w:color="auto" w:sz="4" w:space="0"/>
            </w:tcBorders>
          </w:tcPr>
          <w:p w14:paraId="7DF75D84">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15CB7CA1">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917" w:type="pct"/>
            <w:tcBorders>
              <w:top w:val="single" w:color="auto" w:sz="8" w:space="0"/>
              <w:bottom w:val="single" w:color="auto" w:sz="4" w:space="0"/>
            </w:tcBorders>
          </w:tcPr>
          <w:p w14:paraId="3A78E0B7">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921" w:type="pct"/>
            <w:tcBorders>
              <w:top w:val="single" w:color="auto" w:sz="8" w:space="0"/>
              <w:bottom w:val="single" w:color="auto" w:sz="4" w:space="0"/>
            </w:tcBorders>
          </w:tcPr>
          <w:p w14:paraId="4A51971C">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722" w:type="pct"/>
            <w:tcBorders>
              <w:top w:val="single" w:color="auto" w:sz="8" w:space="0"/>
              <w:bottom w:val="single" w:color="auto" w:sz="4" w:space="0"/>
            </w:tcBorders>
          </w:tcPr>
          <w:p w14:paraId="371EE3B7">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7E915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4" w:space="0"/>
            </w:tcBorders>
            <w:vAlign w:val="center"/>
          </w:tcPr>
          <w:p w14:paraId="63C7F20A">
            <w:pPr>
              <w:wordWrap/>
              <w:autoSpaceDE w:val="0"/>
              <w:autoSpaceDN w:val="0"/>
              <w:spacing w:line="360" w:lineRule="auto"/>
              <w:jc w:val="center"/>
              <w:rPr>
                <w:rFonts w:ascii="Times New Roman" w:hAnsi="Times New Roman"/>
                <w:bCs/>
              </w:rPr>
            </w:pPr>
            <w:r>
              <w:rPr>
                <w:rFonts w:hint="eastAsia" w:ascii="Times New Roman" w:hAnsi="Times New Roman"/>
                <w:bCs/>
              </w:rPr>
              <w:t>008</w:t>
            </w:r>
          </w:p>
        </w:tc>
        <w:tc>
          <w:tcPr>
            <w:tcW w:w="843" w:type="pct"/>
            <w:tcBorders>
              <w:top w:val="single" w:color="auto" w:sz="4" w:space="0"/>
            </w:tcBorders>
            <w:vAlign w:val="center"/>
          </w:tcPr>
          <w:p w14:paraId="089D4DBE">
            <w:pPr>
              <w:wordWrap/>
              <w:autoSpaceDE w:val="0"/>
              <w:autoSpaceDN w:val="0"/>
              <w:spacing w:line="360" w:lineRule="auto"/>
              <w:jc w:val="center"/>
              <w:rPr>
                <w:rFonts w:ascii="Times New Roman" w:hAnsi="Times New Roman"/>
                <w:bCs/>
              </w:rPr>
            </w:pPr>
            <w:r>
              <w:rPr>
                <w:rFonts w:hint="eastAsia" w:ascii="Times New Roman" w:hAnsi="Times New Roman"/>
                <w:bCs/>
              </w:rPr>
              <w:t>查看题库信息</w:t>
            </w:r>
          </w:p>
        </w:tc>
        <w:tc>
          <w:tcPr>
            <w:tcW w:w="1917" w:type="pct"/>
            <w:tcBorders>
              <w:top w:val="single" w:color="auto" w:sz="4" w:space="0"/>
            </w:tcBorders>
            <w:vAlign w:val="center"/>
          </w:tcPr>
          <w:p w14:paraId="15BC18EA">
            <w:pPr>
              <w:wordWrap/>
              <w:autoSpaceDE w:val="0"/>
              <w:autoSpaceDN w:val="0"/>
              <w:spacing w:line="360" w:lineRule="auto"/>
              <w:jc w:val="center"/>
              <w:rPr>
                <w:rFonts w:ascii="Times New Roman" w:hAnsi="Times New Roman"/>
                <w:bCs/>
              </w:rPr>
            </w:pPr>
            <w:r>
              <w:rPr>
                <w:rFonts w:hint="eastAsia" w:ascii="Times New Roman" w:hAnsi="Times New Roman"/>
                <w:bCs/>
              </w:rPr>
              <w:t>1.管理员登录成功后，点击题库管理2.选择查看题库信息3.页面显示所有试题列表，并能够根据课程，章节筛选试题信息。</w:t>
            </w:r>
          </w:p>
        </w:tc>
        <w:tc>
          <w:tcPr>
            <w:tcW w:w="921" w:type="pct"/>
            <w:tcBorders>
              <w:top w:val="single" w:color="auto" w:sz="4" w:space="0"/>
            </w:tcBorders>
            <w:vAlign w:val="center"/>
          </w:tcPr>
          <w:p w14:paraId="6C1486E5">
            <w:pPr>
              <w:wordWrap/>
              <w:autoSpaceDE w:val="0"/>
              <w:autoSpaceDN w:val="0"/>
              <w:spacing w:line="360" w:lineRule="auto"/>
              <w:jc w:val="center"/>
              <w:rPr>
                <w:rFonts w:ascii="Times New Roman" w:hAnsi="Times New Roman"/>
                <w:bCs/>
              </w:rPr>
            </w:pPr>
            <w:r>
              <w:rPr>
                <w:rFonts w:hint="eastAsia" w:ascii="Times New Roman" w:hAnsi="Times New Roman"/>
                <w:bCs/>
              </w:rPr>
              <w:t>试题信息显示完整，筛选试题信息正常显示。</w:t>
            </w:r>
          </w:p>
        </w:tc>
        <w:tc>
          <w:tcPr>
            <w:tcW w:w="722" w:type="pct"/>
            <w:tcBorders>
              <w:top w:val="single" w:color="auto" w:sz="4" w:space="0"/>
            </w:tcBorders>
            <w:vAlign w:val="center"/>
          </w:tcPr>
          <w:p w14:paraId="6A8800BD">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287AF614">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单选题创编主要测试管理员登录后是否正正确填写相关试题信息，成功创建单选题。测试通过结果如表 6-9 所示。</w:t>
      </w:r>
    </w:p>
    <w:p w14:paraId="103F2E1E">
      <w:pPr>
        <w:pStyle w:val="46"/>
        <w:autoSpaceDE w:val="0"/>
        <w:autoSpaceDN w:val="0"/>
      </w:pPr>
      <w:r>
        <w:t>表</w:t>
      </w:r>
      <w:r>
        <w:rPr>
          <w:rFonts w:hint="eastAsia"/>
        </w:rPr>
        <w:t>6-9 单选题创编测试用例表</w:t>
      </w:r>
    </w:p>
    <w:p w14:paraId="62D8E7FF">
      <w:pPr>
        <w:pStyle w:val="49"/>
        <w:autoSpaceDE w:val="0"/>
        <w:autoSpaceDN w:val="0"/>
      </w:pPr>
      <w:r>
        <w:t xml:space="preserve">Table </w:t>
      </w:r>
      <w:r>
        <w:rPr>
          <w:rFonts w:hint="eastAsia"/>
        </w:rPr>
        <w:t xml:space="preserve">6-9 </w:t>
      </w:r>
      <w:r>
        <w:t>Create test case table for Single choice question</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1558"/>
        <w:gridCol w:w="3543"/>
        <w:gridCol w:w="1702"/>
        <w:gridCol w:w="1336"/>
      </w:tblGrid>
      <w:tr w14:paraId="6247F8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8" w:space="0"/>
              <w:bottom w:val="single" w:color="auto" w:sz="4" w:space="0"/>
            </w:tcBorders>
          </w:tcPr>
          <w:p w14:paraId="36491D32">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2DF1CECC">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917" w:type="pct"/>
            <w:tcBorders>
              <w:top w:val="single" w:color="auto" w:sz="8" w:space="0"/>
              <w:bottom w:val="single" w:color="auto" w:sz="4" w:space="0"/>
            </w:tcBorders>
          </w:tcPr>
          <w:p w14:paraId="30973476">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921" w:type="pct"/>
            <w:tcBorders>
              <w:top w:val="single" w:color="auto" w:sz="8" w:space="0"/>
              <w:bottom w:val="single" w:color="auto" w:sz="4" w:space="0"/>
            </w:tcBorders>
          </w:tcPr>
          <w:p w14:paraId="33C4703B">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722" w:type="pct"/>
            <w:tcBorders>
              <w:top w:val="single" w:color="auto" w:sz="8" w:space="0"/>
              <w:bottom w:val="single" w:color="auto" w:sz="4" w:space="0"/>
            </w:tcBorders>
          </w:tcPr>
          <w:p w14:paraId="1212475A">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6DDFAB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4" w:space="0"/>
            </w:tcBorders>
            <w:vAlign w:val="center"/>
          </w:tcPr>
          <w:p w14:paraId="7E227CA9">
            <w:pPr>
              <w:wordWrap/>
              <w:autoSpaceDE w:val="0"/>
              <w:autoSpaceDN w:val="0"/>
              <w:spacing w:line="360" w:lineRule="auto"/>
              <w:jc w:val="center"/>
              <w:rPr>
                <w:rFonts w:ascii="Times New Roman" w:hAnsi="Times New Roman"/>
                <w:bCs/>
              </w:rPr>
            </w:pPr>
            <w:r>
              <w:rPr>
                <w:rFonts w:hint="eastAsia" w:ascii="Times New Roman" w:hAnsi="Times New Roman"/>
                <w:bCs/>
              </w:rPr>
              <w:t>009</w:t>
            </w:r>
          </w:p>
        </w:tc>
        <w:tc>
          <w:tcPr>
            <w:tcW w:w="843" w:type="pct"/>
            <w:tcBorders>
              <w:top w:val="single" w:color="auto" w:sz="4" w:space="0"/>
            </w:tcBorders>
            <w:vAlign w:val="center"/>
          </w:tcPr>
          <w:p w14:paraId="0C156BD0">
            <w:pPr>
              <w:wordWrap/>
              <w:autoSpaceDE w:val="0"/>
              <w:autoSpaceDN w:val="0"/>
              <w:spacing w:line="360" w:lineRule="auto"/>
              <w:jc w:val="center"/>
              <w:rPr>
                <w:rFonts w:ascii="Times New Roman" w:hAnsi="Times New Roman"/>
                <w:bCs/>
              </w:rPr>
            </w:pPr>
            <w:r>
              <w:rPr>
                <w:rFonts w:hint="eastAsia" w:ascii="Times New Roman" w:hAnsi="Times New Roman"/>
                <w:bCs/>
              </w:rPr>
              <w:t>单选题创编</w:t>
            </w:r>
          </w:p>
        </w:tc>
        <w:tc>
          <w:tcPr>
            <w:tcW w:w="1917" w:type="pct"/>
            <w:tcBorders>
              <w:top w:val="single" w:color="auto" w:sz="4" w:space="0"/>
            </w:tcBorders>
            <w:vAlign w:val="center"/>
          </w:tcPr>
          <w:p w14:paraId="2CD5CD53">
            <w:pPr>
              <w:wordWrap/>
              <w:autoSpaceDE w:val="0"/>
              <w:autoSpaceDN w:val="0"/>
              <w:spacing w:line="360" w:lineRule="auto"/>
              <w:jc w:val="center"/>
              <w:rPr>
                <w:rFonts w:ascii="Times New Roman" w:hAnsi="Times New Roman"/>
                <w:bCs/>
              </w:rPr>
            </w:pPr>
            <w:r>
              <w:rPr>
                <w:rFonts w:hint="eastAsia" w:ascii="Times New Roman" w:hAnsi="Times New Roman"/>
                <w:bCs/>
              </w:rPr>
              <w:t>1.管理员登录成功后，点击题库管理2.选择单选题创编，手动填写试题相关信息3.点击创建试题</w:t>
            </w:r>
          </w:p>
        </w:tc>
        <w:tc>
          <w:tcPr>
            <w:tcW w:w="921" w:type="pct"/>
            <w:tcBorders>
              <w:top w:val="single" w:color="auto" w:sz="4" w:space="0"/>
            </w:tcBorders>
            <w:vAlign w:val="center"/>
          </w:tcPr>
          <w:p w14:paraId="2132BCED">
            <w:pPr>
              <w:wordWrap/>
              <w:autoSpaceDE w:val="0"/>
              <w:autoSpaceDN w:val="0"/>
              <w:spacing w:line="360" w:lineRule="auto"/>
              <w:jc w:val="center"/>
              <w:rPr>
                <w:rFonts w:ascii="Times New Roman" w:hAnsi="Times New Roman"/>
                <w:bCs/>
              </w:rPr>
            </w:pPr>
            <w:r>
              <w:rPr>
                <w:rFonts w:hint="eastAsia" w:ascii="Times New Roman" w:hAnsi="Times New Roman"/>
                <w:bCs/>
              </w:rPr>
              <w:t>系统弹出创建成功提示框</w:t>
            </w:r>
          </w:p>
        </w:tc>
        <w:tc>
          <w:tcPr>
            <w:tcW w:w="722" w:type="pct"/>
            <w:tcBorders>
              <w:top w:val="single" w:color="auto" w:sz="4" w:space="0"/>
            </w:tcBorders>
            <w:vAlign w:val="center"/>
          </w:tcPr>
          <w:p w14:paraId="3286866C">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38B61A23">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考试管理模块主要测试组织考试和考试列表，具体测试用例如下。</w:t>
      </w:r>
    </w:p>
    <w:p w14:paraId="3D158D40">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组织考试主要测试教师登录后是否能正确填写考试相关信息，成功创建考试。测试通过结果如表 6-10 所示。</w:t>
      </w:r>
    </w:p>
    <w:p w14:paraId="7ED8B699">
      <w:pPr>
        <w:tabs>
          <w:tab w:val="left" w:pos="720"/>
          <w:tab w:val="left" w:pos="1440"/>
        </w:tabs>
        <w:wordWrap/>
        <w:autoSpaceDE w:val="0"/>
        <w:autoSpaceDN w:val="0"/>
        <w:spacing w:line="360" w:lineRule="auto"/>
        <w:ind w:firstLine="482"/>
        <w:rPr>
          <w:rFonts w:ascii="Times New Roman" w:hAnsi="Times New Roman" w:cs="宋体"/>
          <w:sz w:val="24"/>
          <w:szCs w:val="24"/>
        </w:rPr>
      </w:pPr>
    </w:p>
    <w:p w14:paraId="5AE2106E">
      <w:pPr>
        <w:tabs>
          <w:tab w:val="left" w:pos="720"/>
          <w:tab w:val="left" w:pos="1440"/>
        </w:tabs>
        <w:wordWrap/>
        <w:autoSpaceDE w:val="0"/>
        <w:autoSpaceDN w:val="0"/>
        <w:spacing w:line="360" w:lineRule="auto"/>
        <w:ind w:firstLine="482"/>
        <w:rPr>
          <w:rFonts w:ascii="Times New Roman" w:hAnsi="Times New Roman" w:cs="宋体"/>
          <w:sz w:val="24"/>
          <w:szCs w:val="24"/>
        </w:rPr>
      </w:pPr>
    </w:p>
    <w:p w14:paraId="2D9D27C0">
      <w:pPr>
        <w:pStyle w:val="46"/>
        <w:autoSpaceDE w:val="0"/>
        <w:autoSpaceDN w:val="0"/>
      </w:pPr>
      <w:r>
        <w:t>表</w:t>
      </w:r>
      <w:r>
        <w:rPr>
          <w:rFonts w:hint="eastAsia"/>
        </w:rPr>
        <w:t>6-10 组织考试测试用例表</w:t>
      </w:r>
    </w:p>
    <w:p w14:paraId="010AB7C9">
      <w:pPr>
        <w:pStyle w:val="49"/>
        <w:autoSpaceDE w:val="0"/>
        <w:autoSpaceDN w:val="0"/>
      </w:pPr>
      <w:r>
        <w:t xml:space="preserve">Table </w:t>
      </w:r>
      <w:r>
        <w:rPr>
          <w:rFonts w:hint="eastAsia"/>
        </w:rPr>
        <w:t xml:space="preserve">6-10 </w:t>
      </w:r>
      <w:r>
        <w:t>Organizational Exam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1558"/>
        <w:gridCol w:w="3543"/>
        <w:gridCol w:w="1702"/>
        <w:gridCol w:w="1336"/>
      </w:tblGrid>
      <w:tr w14:paraId="2BD83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8" w:space="0"/>
              <w:bottom w:val="single" w:color="auto" w:sz="4" w:space="0"/>
            </w:tcBorders>
          </w:tcPr>
          <w:p w14:paraId="133954FE">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197E45E1">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917" w:type="pct"/>
            <w:tcBorders>
              <w:top w:val="single" w:color="auto" w:sz="8" w:space="0"/>
              <w:bottom w:val="single" w:color="auto" w:sz="4" w:space="0"/>
            </w:tcBorders>
          </w:tcPr>
          <w:p w14:paraId="1C4B9129">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921" w:type="pct"/>
            <w:tcBorders>
              <w:top w:val="single" w:color="auto" w:sz="8" w:space="0"/>
              <w:bottom w:val="single" w:color="auto" w:sz="4" w:space="0"/>
            </w:tcBorders>
          </w:tcPr>
          <w:p w14:paraId="1A0C8782">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722" w:type="pct"/>
            <w:tcBorders>
              <w:top w:val="single" w:color="auto" w:sz="8" w:space="0"/>
              <w:bottom w:val="single" w:color="auto" w:sz="4" w:space="0"/>
            </w:tcBorders>
          </w:tcPr>
          <w:p w14:paraId="6DB74B7F">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084AE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4" w:space="0"/>
            </w:tcBorders>
            <w:vAlign w:val="center"/>
          </w:tcPr>
          <w:p w14:paraId="1FE9FC46">
            <w:pPr>
              <w:wordWrap/>
              <w:autoSpaceDE w:val="0"/>
              <w:autoSpaceDN w:val="0"/>
              <w:spacing w:line="360" w:lineRule="auto"/>
              <w:jc w:val="center"/>
              <w:rPr>
                <w:rFonts w:ascii="Times New Roman" w:hAnsi="Times New Roman"/>
                <w:bCs/>
              </w:rPr>
            </w:pPr>
            <w:r>
              <w:rPr>
                <w:rFonts w:hint="eastAsia" w:ascii="Times New Roman" w:hAnsi="Times New Roman"/>
                <w:bCs/>
              </w:rPr>
              <w:t>010</w:t>
            </w:r>
          </w:p>
        </w:tc>
        <w:tc>
          <w:tcPr>
            <w:tcW w:w="843" w:type="pct"/>
            <w:tcBorders>
              <w:top w:val="single" w:color="auto" w:sz="4" w:space="0"/>
            </w:tcBorders>
            <w:vAlign w:val="center"/>
          </w:tcPr>
          <w:p w14:paraId="6E7FD435">
            <w:pPr>
              <w:wordWrap/>
              <w:autoSpaceDE w:val="0"/>
              <w:autoSpaceDN w:val="0"/>
              <w:spacing w:line="360" w:lineRule="auto"/>
              <w:jc w:val="center"/>
              <w:rPr>
                <w:rFonts w:ascii="Times New Roman" w:hAnsi="Times New Roman"/>
                <w:bCs/>
              </w:rPr>
            </w:pPr>
            <w:r>
              <w:rPr>
                <w:rFonts w:hint="eastAsia" w:ascii="Times New Roman" w:hAnsi="Times New Roman"/>
                <w:bCs/>
              </w:rPr>
              <w:t>组织考试</w:t>
            </w:r>
          </w:p>
        </w:tc>
        <w:tc>
          <w:tcPr>
            <w:tcW w:w="1917" w:type="pct"/>
            <w:tcBorders>
              <w:top w:val="single" w:color="auto" w:sz="4" w:space="0"/>
            </w:tcBorders>
            <w:vAlign w:val="center"/>
          </w:tcPr>
          <w:p w14:paraId="38FCD9BC">
            <w:pPr>
              <w:wordWrap/>
              <w:autoSpaceDE w:val="0"/>
              <w:autoSpaceDN w:val="0"/>
              <w:spacing w:line="360" w:lineRule="auto"/>
              <w:jc w:val="center"/>
              <w:rPr>
                <w:rFonts w:ascii="Times New Roman" w:hAnsi="Times New Roman"/>
                <w:bCs/>
              </w:rPr>
            </w:pPr>
            <w:r>
              <w:rPr>
                <w:rFonts w:hint="eastAsia" w:ascii="Times New Roman" w:hAnsi="Times New Roman"/>
                <w:bCs/>
              </w:rPr>
              <w:t>1.教师登录成功后，点击考试管理2.选择组织考试，手动填写考试信息相关内容3.点击创建考试试卷</w:t>
            </w:r>
          </w:p>
        </w:tc>
        <w:tc>
          <w:tcPr>
            <w:tcW w:w="921" w:type="pct"/>
            <w:tcBorders>
              <w:top w:val="single" w:color="auto" w:sz="4" w:space="0"/>
            </w:tcBorders>
            <w:vAlign w:val="center"/>
          </w:tcPr>
          <w:p w14:paraId="5739CB1A">
            <w:pPr>
              <w:wordWrap/>
              <w:autoSpaceDE w:val="0"/>
              <w:autoSpaceDN w:val="0"/>
              <w:spacing w:line="360" w:lineRule="auto"/>
              <w:jc w:val="center"/>
              <w:rPr>
                <w:rFonts w:ascii="Times New Roman" w:hAnsi="Times New Roman"/>
                <w:bCs/>
              </w:rPr>
            </w:pPr>
            <w:r>
              <w:rPr>
                <w:rFonts w:hint="eastAsia" w:ascii="Times New Roman" w:hAnsi="Times New Roman"/>
                <w:bCs/>
              </w:rPr>
              <w:t>系统弹出创建成功提示框</w:t>
            </w:r>
          </w:p>
        </w:tc>
        <w:tc>
          <w:tcPr>
            <w:tcW w:w="722" w:type="pct"/>
            <w:tcBorders>
              <w:top w:val="single" w:color="auto" w:sz="4" w:space="0"/>
            </w:tcBorders>
            <w:vAlign w:val="center"/>
          </w:tcPr>
          <w:p w14:paraId="5F317B10">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3D8FCFE4">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hint="eastAsia" w:ascii="Times New Roman" w:hAnsi="Times New Roman" w:cs="宋体"/>
          <w:sz w:val="24"/>
          <w:szCs w:val="24"/>
        </w:rPr>
        <w:t>考试列表主要测试教师登录后是否能正确查看考试列表，并通过筛选过滤考试信息。测试通过结果如表 6-11 所示。</w:t>
      </w:r>
    </w:p>
    <w:p w14:paraId="5127424E">
      <w:pPr>
        <w:pStyle w:val="46"/>
        <w:autoSpaceDE w:val="0"/>
        <w:autoSpaceDN w:val="0"/>
      </w:pPr>
      <w:r>
        <w:t>表</w:t>
      </w:r>
      <w:r>
        <w:rPr>
          <w:rFonts w:hint="eastAsia"/>
        </w:rPr>
        <w:t>6-11 考试列表测试用例表</w:t>
      </w:r>
    </w:p>
    <w:p w14:paraId="6A279A6D">
      <w:pPr>
        <w:pStyle w:val="49"/>
        <w:autoSpaceDE w:val="0"/>
        <w:autoSpaceDN w:val="0"/>
      </w:pPr>
      <w:r>
        <w:t xml:space="preserve">Table </w:t>
      </w:r>
      <w:r>
        <w:rPr>
          <w:rFonts w:hint="eastAsia"/>
        </w:rPr>
        <w:t xml:space="preserve">6-11 </w:t>
      </w:r>
      <w:r>
        <w:t>Exam List Test Case Table</w:t>
      </w:r>
    </w:p>
    <w:tbl>
      <w:tblPr>
        <w:tblStyle w:val="21"/>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3"/>
        <w:gridCol w:w="1558"/>
        <w:gridCol w:w="3543"/>
        <w:gridCol w:w="1702"/>
        <w:gridCol w:w="1336"/>
      </w:tblGrid>
      <w:tr w14:paraId="77876E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8" w:space="0"/>
              <w:bottom w:val="single" w:color="auto" w:sz="4" w:space="0"/>
            </w:tcBorders>
          </w:tcPr>
          <w:p w14:paraId="0C5C3D9D">
            <w:pPr>
              <w:wordWrap/>
              <w:autoSpaceDE w:val="0"/>
              <w:autoSpaceDN w:val="0"/>
              <w:spacing w:line="360" w:lineRule="auto"/>
              <w:jc w:val="center"/>
              <w:rPr>
                <w:rFonts w:ascii="Times New Roman" w:hAnsi="Times New Roman"/>
                <w:bCs/>
              </w:rPr>
            </w:pPr>
            <w:r>
              <w:rPr>
                <w:rFonts w:hint="eastAsia" w:ascii="Times New Roman" w:hAnsi="Times New Roman"/>
                <w:bCs/>
              </w:rPr>
              <w:t>用例编号</w:t>
            </w:r>
          </w:p>
        </w:tc>
        <w:tc>
          <w:tcPr>
            <w:tcW w:w="843" w:type="pct"/>
            <w:tcBorders>
              <w:top w:val="single" w:color="auto" w:sz="8" w:space="0"/>
              <w:bottom w:val="single" w:color="auto" w:sz="4" w:space="0"/>
            </w:tcBorders>
          </w:tcPr>
          <w:p w14:paraId="49B466BC">
            <w:pPr>
              <w:wordWrap/>
              <w:autoSpaceDE w:val="0"/>
              <w:autoSpaceDN w:val="0"/>
              <w:spacing w:line="360" w:lineRule="auto"/>
              <w:jc w:val="center"/>
              <w:rPr>
                <w:rFonts w:ascii="Times New Roman" w:hAnsi="Times New Roman"/>
                <w:bCs/>
              </w:rPr>
            </w:pPr>
            <w:r>
              <w:rPr>
                <w:rFonts w:hint="eastAsia" w:ascii="Times New Roman" w:hAnsi="Times New Roman"/>
                <w:bCs/>
              </w:rPr>
              <w:t xml:space="preserve">测试模块 </w:t>
            </w:r>
          </w:p>
        </w:tc>
        <w:tc>
          <w:tcPr>
            <w:tcW w:w="1917" w:type="pct"/>
            <w:tcBorders>
              <w:top w:val="single" w:color="auto" w:sz="8" w:space="0"/>
              <w:bottom w:val="single" w:color="auto" w:sz="4" w:space="0"/>
            </w:tcBorders>
          </w:tcPr>
          <w:p w14:paraId="28D604B4">
            <w:pPr>
              <w:wordWrap/>
              <w:autoSpaceDE w:val="0"/>
              <w:autoSpaceDN w:val="0"/>
              <w:spacing w:line="360" w:lineRule="auto"/>
              <w:jc w:val="center"/>
              <w:rPr>
                <w:rFonts w:ascii="Times New Roman" w:hAnsi="Times New Roman"/>
                <w:bCs/>
              </w:rPr>
            </w:pPr>
            <w:r>
              <w:rPr>
                <w:rFonts w:hint="eastAsia" w:ascii="Times New Roman" w:hAnsi="Times New Roman"/>
                <w:bCs/>
              </w:rPr>
              <w:t>测试用例</w:t>
            </w:r>
          </w:p>
        </w:tc>
        <w:tc>
          <w:tcPr>
            <w:tcW w:w="921" w:type="pct"/>
            <w:tcBorders>
              <w:top w:val="single" w:color="auto" w:sz="8" w:space="0"/>
              <w:bottom w:val="single" w:color="auto" w:sz="4" w:space="0"/>
            </w:tcBorders>
          </w:tcPr>
          <w:p w14:paraId="357F2F07">
            <w:pPr>
              <w:wordWrap/>
              <w:autoSpaceDE w:val="0"/>
              <w:autoSpaceDN w:val="0"/>
              <w:spacing w:line="360" w:lineRule="auto"/>
              <w:jc w:val="center"/>
              <w:rPr>
                <w:rFonts w:ascii="Times New Roman" w:hAnsi="Times New Roman"/>
                <w:bCs/>
              </w:rPr>
            </w:pPr>
            <w:r>
              <w:rPr>
                <w:rFonts w:hint="eastAsia" w:ascii="Times New Roman" w:hAnsi="Times New Roman"/>
                <w:bCs/>
              </w:rPr>
              <w:t>预期结果</w:t>
            </w:r>
          </w:p>
        </w:tc>
        <w:tc>
          <w:tcPr>
            <w:tcW w:w="722" w:type="pct"/>
            <w:tcBorders>
              <w:top w:val="single" w:color="auto" w:sz="8" w:space="0"/>
              <w:bottom w:val="single" w:color="auto" w:sz="4" w:space="0"/>
            </w:tcBorders>
          </w:tcPr>
          <w:p w14:paraId="6B3BFDE0">
            <w:pPr>
              <w:wordWrap/>
              <w:autoSpaceDE w:val="0"/>
              <w:autoSpaceDN w:val="0"/>
              <w:spacing w:line="360" w:lineRule="auto"/>
              <w:jc w:val="center"/>
              <w:rPr>
                <w:rFonts w:ascii="Times New Roman" w:hAnsi="Times New Roman"/>
                <w:bCs/>
              </w:rPr>
            </w:pPr>
            <w:r>
              <w:rPr>
                <w:rFonts w:hint="eastAsia" w:ascii="Times New Roman" w:hAnsi="Times New Roman"/>
                <w:bCs/>
              </w:rPr>
              <w:t>测试结果</w:t>
            </w:r>
          </w:p>
        </w:tc>
      </w:tr>
      <w:tr w14:paraId="39EAC5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7" w:type="pct"/>
            <w:tcBorders>
              <w:top w:val="single" w:color="auto" w:sz="4" w:space="0"/>
            </w:tcBorders>
            <w:vAlign w:val="center"/>
          </w:tcPr>
          <w:p w14:paraId="21A78669">
            <w:pPr>
              <w:wordWrap/>
              <w:autoSpaceDE w:val="0"/>
              <w:autoSpaceDN w:val="0"/>
              <w:spacing w:line="360" w:lineRule="auto"/>
              <w:jc w:val="center"/>
              <w:rPr>
                <w:rFonts w:ascii="Times New Roman" w:hAnsi="Times New Roman"/>
                <w:bCs/>
              </w:rPr>
            </w:pPr>
            <w:r>
              <w:rPr>
                <w:rFonts w:hint="eastAsia" w:ascii="Times New Roman" w:hAnsi="Times New Roman"/>
                <w:bCs/>
              </w:rPr>
              <w:t>011</w:t>
            </w:r>
          </w:p>
        </w:tc>
        <w:tc>
          <w:tcPr>
            <w:tcW w:w="843" w:type="pct"/>
            <w:tcBorders>
              <w:top w:val="single" w:color="auto" w:sz="4" w:space="0"/>
            </w:tcBorders>
            <w:vAlign w:val="center"/>
          </w:tcPr>
          <w:p w14:paraId="32DC367F">
            <w:pPr>
              <w:wordWrap/>
              <w:autoSpaceDE w:val="0"/>
              <w:autoSpaceDN w:val="0"/>
              <w:spacing w:line="360" w:lineRule="auto"/>
              <w:jc w:val="center"/>
              <w:rPr>
                <w:rFonts w:ascii="Times New Roman" w:hAnsi="Times New Roman"/>
                <w:bCs/>
              </w:rPr>
            </w:pPr>
            <w:r>
              <w:rPr>
                <w:rFonts w:hint="eastAsia" w:ascii="Times New Roman" w:hAnsi="Times New Roman"/>
                <w:bCs/>
              </w:rPr>
              <w:t>考试列表</w:t>
            </w:r>
          </w:p>
        </w:tc>
        <w:tc>
          <w:tcPr>
            <w:tcW w:w="1917" w:type="pct"/>
            <w:tcBorders>
              <w:top w:val="single" w:color="auto" w:sz="4" w:space="0"/>
            </w:tcBorders>
            <w:vAlign w:val="center"/>
          </w:tcPr>
          <w:p w14:paraId="4523837F">
            <w:pPr>
              <w:wordWrap/>
              <w:autoSpaceDE w:val="0"/>
              <w:autoSpaceDN w:val="0"/>
              <w:spacing w:line="360" w:lineRule="auto"/>
              <w:jc w:val="center"/>
              <w:rPr>
                <w:rFonts w:ascii="Times New Roman" w:hAnsi="Times New Roman"/>
                <w:bCs/>
              </w:rPr>
            </w:pPr>
            <w:r>
              <w:rPr>
                <w:rFonts w:hint="eastAsia" w:ascii="Times New Roman" w:hAnsi="Times New Roman"/>
                <w:bCs/>
              </w:rPr>
              <w:t>1.教师登录成功后，点击考试管理2.选择考试列表3.页面显示创建的所有考试试卷，并能够通过未开始、进行中、已结束时间进行筛选。</w:t>
            </w:r>
          </w:p>
        </w:tc>
        <w:tc>
          <w:tcPr>
            <w:tcW w:w="921" w:type="pct"/>
            <w:tcBorders>
              <w:top w:val="single" w:color="auto" w:sz="4" w:space="0"/>
            </w:tcBorders>
            <w:vAlign w:val="center"/>
          </w:tcPr>
          <w:p w14:paraId="7E788569">
            <w:pPr>
              <w:wordWrap/>
              <w:autoSpaceDE w:val="0"/>
              <w:autoSpaceDN w:val="0"/>
              <w:spacing w:line="360" w:lineRule="auto"/>
              <w:jc w:val="center"/>
              <w:rPr>
                <w:rFonts w:ascii="Times New Roman" w:hAnsi="Times New Roman"/>
                <w:bCs/>
              </w:rPr>
            </w:pPr>
            <w:r>
              <w:rPr>
                <w:rFonts w:hint="eastAsia" w:ascii="Times New Roman" w:hAnsi="Times New Roman"/>
                <w:bCs/>
              </w:rPr>
              <w:t>所有考试试卷完整显示，且筛选内容正常。</w:t>
            </w:r>
          </w:p>
        </w:tc>
        <w:tc>
          <w:tcPr>
            <w:tcW w:w="722" w:type="pct"/>
            <w:tcBorders>
              <w:top w:val="single" w:color="auto" w:sz="4" w:space="0"/>
            </w:tcBorders>
            <w:vAlign w:val="center"/>
          </w:tcPr>
          <w:p w14:paraId="70A30B05">
            <w:pPr>
              <w:wordWrap/>
              <w:autoSpaceDE w:val="0"/>
              <w:autoSpaceDN w:val="0"/>
              <w:spacing w:line="360" w:lineRule="auto"/>
              <w:jc w:val="center"/>
              <w:rPr>
                <w:rFonts w:ascii="Times New Roman" w:hAnsi="Times New Roman"/>
                <w:bCs/>
              </w:rPr>
            </w:pPr>
            <w:r>
              <w:rPr>
                <w:rFonts w:hint="eastAsia" w:ascii="Times New Roman" w:hAnsi="Times New Roman"/>
                <w:bCs/>
              </w:rPr>
              <w:t>成功</w:t>
            </w:r>
          </w:p>
        </w:tc>
      </w:tr>
    </w:tbl>
    <w:p w14:paraId="7E94EA37">
      <w:pPr>
        <w:tabs>
          <w:tab w:val="left" w:pos="720"/>
          <w:tab w:val="left" w:pos="1440"/>
        </w:tabs>
        <w:wordWrap/>
        <w:autoSpaceDE w:val="0"/>
        <w:autoSpaceDN w:val="0"/>
        <w:spacing w:line="360" w:lineRule="auto"/>
        <w:ind w:firstLine="480" w:firstLineChars="200"/>
        <w:rPr>
          <w:rFonts w:ascii="Times New Roman" w:hAnsi="Times New Roman" w:cs="宋体"/>
          <w:sz w:val="24"/>
          <w:szCs w:val="24"/>
        </w:rPr>
      </w:pPr>
      <w:r>
        <w:rPr>
          <w:rFonts w:ascii="Times New Roman" w:hAnsi="Times New Roman" w:cs="宋体"/>
          <w:sz w:val="24"/>
          <w:szCs w:val="24"/>
        </w:rPr>
        <w:t>所有测试用例均经过严格执行，并记录详细的测试结果。对于不符合预期的结果，已及时记录并进行修复</w:t>
      </w:r>
      <w:r>
        <w:rPr>
          <w:rFonts w:hint="eastAsia" w:ascii="Times New Roman" w:hAnsi="Times New Roman" w:cs="宋体"/>
          <w:sz w:val="24"/>
          <w:szCs w:val="24"/>
        </w:rPr>
        <w:t>。</w:t>
      </w:r>
    </w:p>
    <w:p w14:paraId="31EA2FED">
      <w:pPr>
        <w:pStyle w:val="4"/>
        <w:wordWrap/>
        <w:autoSpaceDE w:val="0"/>
        <w:autoSpaceDN w:val="0"/>
        <w:spacing w:line="360" w:lineRule="auto"/>
        <w:rPr>
          <w:rFonts w:ascii="Times New Roman" w:hAnsi="Times New Roman" w:cs="宋体"/>
          <w:b/>
          <w:bCs w:val="0"/>
          <w:szCs w:val="24"/>
        </w:rPr>
      </w:pPr>
      <w:bookmarkStart w:id="61" w:name="_Toc198834994"/>
      <w:r>
        <w:rPr>
          <w:rFonts w:hint="eastAsia" w:ascii="Times New Roman" w:hAnsi="Times New Roman" w:cs="宋体"/>
          <w:b/>
          <w:bCs w:val="0"/>
          <w:szCs w:val="24"/>
        </w:rPr>
        <w:t>6.3 性能评估</w:t>
      </w:r>
      <w:bookmarkEnd w:id="61"/>
    </w:p>
    <w:p w14:paraId="003D58F7">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性能评估是衡量系统能否满足实际应用需求的重要指标。通过以下几个方面的评估，我们确保了系统的高效运行：</w:t>
      </w:r>
    </w:p>
    <w:p w14:paraId="4C8AA23E">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响应时间：在高并发场景下，系统平均响应时间不超过2秒，保证了用户操作的即时性。</w:t>
      </w:r>
    </w:p>
    <w:p w14:paraId="7D7F0C4C">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吞吐量：系统能够处理每秒超过1000次的请求，确保了大规模用户同时在线时的稳定性。</w:t>
      </w:r>
    </w:p>
    <w:p w14:paraId="0E07BDCB">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资源利用率：在压力测试期间，CPU和内存使用率均未超过80%，保证了系统在未来扩展时的灵活性。</w:t>
      </w:r>
    </w:p>
    <w:p w14:paraId="5A08C3BA">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综上所述，通过全面的测试方法和细致的测试用例设计，结合科学的性能评估，成功验证了在线考试及智能分析系统的稳定性和可靠性，为正式运营奠定了坚实的基础。</w:t>
      </w:r>
    </w:p>
    <w:p w14:paraId="1D498C24">
      <w:pPr>
        <w:wordWrap/>
        <w:autoSpaceDE w:val="0"/>
        <w:autoSpaceDN w:val="0"/>
        <w:jc w:val="left"/>
        <w:rPr>
          <w:rFonts w:ascii="Times New Roman" w:hAnsi="Times New Roman" w:cs="宋体"/>
          <w:sz w:val="24"/>
          <w:szCs w:val="24"/>
        </w:rPr>
      </w:pPr>
      <w:r>
        <w:rPr>
          <w:rFonts w:ascii="Times New Roman" w:hAnsi="Times New Roman" w:cs="宋体"/>
          <w:sz w:val="24"/>
          <w:szCs w:val="24"/>
        </w:rPr>
        <w:br w:type="page"/>
      </w:r>
    </w:p>
    <w:p w14:paraId="29920531">
      <w:pPr>
        <w:pStyle w:val="2"/>
        <w:wordWrap/>
        <w:autoSpaceDE w:val="0"/>
        <w:autoSpaceDN w:val="0"/>
        <w:spacing w:before="156" w:beforeLines="50" w:after="156" w:afterLines="50" w:line="360" w:lineRule="auto"/>
        <w:rPr>
          <w:rFonts w:ascii="Times New Roman" w:hAnsi="Times New Roman" w:eastAsia="宋体"/>
          <w:b/>
          <w:bCs w:val="0"/>
          <w:sz w:val="24"/>
          <w:szCs w:val="24"/>
        </w:rPr>
      </w:pPr>
      <w:bookmarkStart w:id="62" w:name="_Toc198834995"/>
      <w:r>
        <w:rPr>
          <w:rFonts w:hint="eastAsia" w:ascii="Times New Roman" w:hAnsi="Times New Roman" w:eastAsia="宋体"/>
          <w:b/>
          <w:bCs w:val="0"/>
          <w:sz w:val="24"/>
          <w:szCs w:val="24"/>
        </w:rPr>
        <w:t>第7章 总结与展望</w:t>
      </w:r>
      <w:bookmarkEnd w:id="62"/>
    </w:p>
    <w:p w14:paraId="61DDE08C">
      <w:pPr>
        <w:pStyle w:val="4"/>
        <w:wordWrap/>
        <w:autoSpaceDE w:val="0"/>
        <w:autoSpaceDN w:val="0"/>
        <w:spacing w:line="360" w:lineRule="auto"/>
        <w:rPr>
          <w:rFonts w:ascii="Times New Roman" w:hAnsi="Times New Roman" w:cs="宋体"/>
          <w:b/>
          <w:bCs w:val="0"/>
          <w:szCs w:val="24"/>
        </w:rPr>
      </w:pPr>
      <w:bookmarkStart w:id="63" w:name="_Toc198834996"/>
      <w:r>
        <w:rPr>
          <w:rFonts w:hint="eastAsia" w:ascii="Times New Roman" w:hAnsi="Times New Roman" w:cs="宋体"/>
          <w:b/>
          <w:bCs w:val="0"/>
          <w:szCs w:val="24"/>
        </w:rPr>
        <w:t>7.1 总结</w:t>
      </w:r>
      <w:bookmarkEnd w:id="63"/>
    </w:p>
    <w:p w14:paraId="17FC3A19">
      <w:pPr>
        <w:tabs>
          <w:tab w:val="left" w:pos="720"/>
          <w:tab w:val="left" w:pos="1440"/>
        </w:tabs>
        <w:wordWrap/>
        <w:autoSpaceDE w:val="0"/>
        <w:autoSpaceDN w:val="0"/>
        <w:spacing w:line="360" w:lineRule="auto"/>
        <w:ind w:firstLine="482"/>
        <w:rPr>
          <w:rFonts w:hint="default" w:ascii="Times New Roman" w:hAnsi="Times New Roman" w:eastAsia="宋体" w:cs="宋体"/>
          <w:sz w:val="24"/>
          <w:szCs w:val="24"/>
          <w:lang w:val="en-US" w:eastAsia="zh-CN"/>
        </w:rPr>
      </w:pPr>
      <w:r>
        <w:rPr>
          <w:rFonts w:ascii="Times New Roman" w:hAnsi="Times New Roman" w:cs="宋体"/>
          <w:sz w:val="24"/>
          <w:szCs w:val="24"/>
        </w:rPr>
        <w:t>本论文围绕在线考试及智能分析系统展开研究，结合现代在线教育的发展趋势，设计并实现了一套基于Spring Boot+Vue的在线考试系统，并通过数据分析技术实现了智能化的考试结果分析。覆盖了考试全流程，包括登录认证、在线答题、</w:t>
      </w:r>
      <w:r>
        <w:rPr>
          <w:rFonts w:hint="eastAsia" w:ascii="Times New Roman" w:hAnsi="Times New Roman" w:cs="宋体"/>
          <w:sz w:val="24"/>
          <w:szCs w:val="24"/>
        </w:rPr>
        <w:t>手</w:t>
      </w:r>
      <w:r>
        <w:rPr>
          <w:rFonts w:ascii="Times New Roman" w:hAnsi="Times New Roman" w:cs="宋体"/>
          <w:sz w:val="24"/>
          <w:szCs w:val="24"/>
        </w:rPr>
        <w:t>动阅卷、成绩分析、试题管理和考试组织等功能，满足不同角色的需求。通过数据可视化技术，为教师和学生提供成绩趋势、知识点薄弱分析等辅助决策支持，提升教学效率。通过性能测试验证，系统在高负载下仍能保持快速响应（平均≤2秒），错误率低于0.1%，具备良好的可扩展性。</w:t>
      </w:r>
      <w:r>
        <w:rPr>
          <w:rFonts w:hint="eastAsia" w:ascii="Times New Roman" w:hAnsi="Times New Roman" w:cs="宋体"/>
          <w:sz w:val="24"/>
          <w:szCs w:val="24"/>
        </w:rPr>
        <w:t>系统</w:t>
      </w:r>
      <w:r>
        <w:rPr>
          <w:rFonts w:ascii="Times New Roman" w:hAnsi="Times New Roman" w:cs="宋体"/>
          <w:sz w:val="24"/>
          <w:szCs w:val="24"/>
        </w:rPr>
        <w:t>采用JWT身份认证</w:t>
      </w:r>
      <w:r>
        <w:rPr>
          <w:rFonts w:hint="eastAsia" w:ascii="Times New Roman" w:hAnsi="Times New Roman" w:cs="宋体"/>
          <w:sz w:val="24"/>
          <w:szCs w:val="24"/>
        </w:rPr>
        <w:t>，保证了用户登录的安全验证。</w:t>
      </w:r>
      <w:r>
        <w:rPr>
          <w:rFonts w:ascii="Times New Roman" w:hAnsi="Times New Roman" w:cs="宋体"/>
          <w:sz w:val="24"/>
          <w:szCs w:val="24"/>
        </w:rPr>
        <w:t>测试阶段通过黑盒测试和性能测试验证了系统的可靠性和稳定性，所有功能模块均达到预期目标，具备实际应用价值。</w:t>
      </w:r>
      <w:ins w:id="9" w:author="bearr" w:date="2025-06-03T15:00:11Z">
        <w:r>
          <w:rPr>
            <w:rFonts w:hint="eastAsia" w:ascii="Times New Roman" w:hAnsi="Times New Roman" w:cs="宋体"/>
            <w:sz w:val="24"/>
            <w:szCs w:val="24"/>
            <w:lang w:val="en-US" w:eastAsia="zh-CN"/>
          </w:rPr>
          <w:t>本</w:t>
        </w:r>
      </w:ins>
      <w:ins w:id="10" w:author="bearr" w:date="2025-06-03T15:00:14Z">
        <w:r>
          <w:rPr>
            <w:rFonts w:hint="eastAsia" w:ascii="Times New Roman" w:hAnsi="Times New Roman" w:cs="宋体"/>
            <w:sz w:val="24"/>
            <w:szCs w:val="24"/>
            <w:lang w:val="en-US" w:eastAsia="zh-CN"/>
          </w:rPr>
          <w:t>论文</w:t>
        </w:r>
      </w:ins>
      <w:ins w:id="11" w:author="bearr" w:date="2025-06-03T15:00:16Z">
        <w:r>
          <w:rPr>
            <w:rFonts w:hint="eastAsia" w:ascii="Times New Roman" w:hAnsi="Times New Roman" w:cs="宋体"/>
            <w:sz w:val="24"/>
            <w:szCs w:val="24"/>
            <w:lang w:val="en-US" w:eastAsia="zh-CN"/>
          </w:rPr>
          <w:t>设计的</w:t>
        </w:r>
      </w:ins>
      <w:ins w:id="12" w:author="bearr" w:date="2025-06-03T15:00:22Z">
        <w:r>
          <w:rPr>
            <w:rFonts w:hint="eastAsia" w:ascii="Times New Roman" w:hAnsi="Times New Roman" w:cs="宋体"/>
            <w:sz w:val="24"/>
            <w:szCs w:val="24"/>
            <w:lang w:val="en-US" w:eastAsia="zh-CN"/>
          </w:rPr>
          <w:t>系统</w:t>
        </w:r>
      </w:ins>
      <w:ins w:id="13" w:author="bearr" w:date="2025-06-03T15:00:24Z">
        <w:r>
          <w:rPr>
            <w:rFonts w:hint="eastAsia" w:ascii="Times New Roman" w:hAnsi="Times New Roman" w:cs="宋体"/>
            <w:sz w:val="24"/>
            <w:szCs w:val="24"/>
            <w:lang w:val="en-US" w:eastAsia="zh-CN"/>
          </w:rPr>
          <w:t>获</w:t>
        </w:r>
      </w:ins>
      <w:ins w:id="14" w:author="bearr" w:date="2025-06-03T15:00:26Z">
        <w:r>
          <w:rPr>
            <w:rFonts w:hint="eastAsia" w:ascii="Times New Roman" w:hAnsi="Times New Roman" w:cs="宋体"/>
            <w:sz w:val="24"/>
            <w:szCs w:val="24"/>
            <w:lang w:val="en-US" w:eastAsia="zh-CN"/>
          </w:rPr>
          <w:t>中国</w:t>
        </w:r>
      </w:ins>
      <w:ins w:id="15" w:author="bearr" w:date="2025-06-03T15:00:28Z">
        <w:r>
          <w:rPr>
            <w:rFonts w:hint="eastAsia" w:ascii="Times New Roman" w:hAnsi="Times New Roman" w:cs="宋体"/>
            <w:sz w:val="24"/>
            <w:szCs w:val="24"/>
            <w:lang w:val="en-US" w:eastAsia="zh-CN"/>
          </w:rPr>
          <w:t>大学生</w:t>
        </w:r>
      </w:ins>
      <w:ins w:id="16" w:author="bearr" w:date="2025-06-03T15:00:30Z">
        <w:r>
          <w:rPr>
            <w:rFonts w:hint="eastAsia" w:ascii="Times New Roman" w:hAnsi="Times New Roman" w:cs="宋体"/>
            <w:sz w:val="24"/>
            <w:szCs w:val="24"/>
            <w:lang w:val="en-US" w:eastAsia="zh-CN"/>
          </w:rPr>
          <w:t>计算机</w:t>
        </w:r>
      </w:ins>
      <w:ins w:id="17" w:author="bearr" w:date="2025-06-03T15:00:31Z">
        <w:r>
          <w:rPr>
            <w:rFonts w:hint="eastAsia" w:ascii="Times New Roman" w:hAnsi="Times New Roman" w:cs="宋体"/>
            <w:sz w:val="24"/>
            <w:szCs w:val="24"/>
            <w:lang w:val="en-US" w:eastAsia="zh-CN"/>
          </w:rPr>
          <w:t>设计</w:t>
        </w:r>
      </w:ins>
      <w:ins w:id="18" w:author="bearr" w:date="2025-06-03T15:00:33Z">
        <w:r>
          <w:rPr>
            <w:rFonts w:hint="eastAsia" w:ascii="Times New Roman" w:hAnsi="Times New Roman" w:cs="宋体"/>
            <w:sz w:val="24"/>
            <w:szCs w:val="24"/>
            <w:lang w:val="en-US" w:eastAsia="zh-CN"/>
          </w:rPr>
          <w:t>大赛</w:t>
        </w:r>
      </w:ins>
      <w:ins w:id="19" w:author="bearr" w:date="2025-06-03T15:00:45Z">
        <w:r>
          <w:rPr>
            <w:rFonts w:hint="eastAsia" w:ascii="Times New Roman" w:hAnsi="Times New Roman" w:cs="宋体"/>
            <w:sz w:val="24"/>
            <w:szCs w:val="24"/>
            <w:lang w:val="en-US" w:eastAsia="zh-CN"/>
          </w:rPr>
          <w:t>（</w:t>
        </w:r>
      </w:ins>
      <w:ins w:id="20" w:author="bearr" w:date="2025-06-03T15:00:48Z">
        <w:r>
          <w:rPr>
            <w:rFonts w:hint="eastAsia" w:ascii="Times New Roman" w:hAnsi="Times New Roman" w:cs="宋体"/>
            <w:sz w:val="24"/>
            <w:szCs w:val="24"/>
            <w:lang w:val="en-US" w:eastAsia="zh-CN"/>
          </w:rPr>
          <w:t>江西赛区</w:t>
        </w:r>
      </w:ins>
      <w:ins w:id="21" w:author="bearr" w:date="2025-06-03T15:00:45Z">
        <w:r>
          <w:rPr>
            <w:rFonts w:hint="eastAsia" w:ascii="Times New Roman" w:hAnsi="Times New Roman" w:cs="宋体"/>
            <w:sz w:val="24"/>
            <w:szCs w:val="24"/>
            <w:lang w:val="en-US" w:eastAsia="zh-CN"/>
          </w:rPr>
          <w:t>）</w:t>
        </w:r>
      </w:ins>
      <w:ins w:id="22" w:author="bearr" w:date="2025-06-03T15:00:41Z">
        <w:r>
          <w:rPr>
            <w:rFonts w:hint="eastAsia" w:ascii="Times New Roman" w:hAnsi="Times New Roman" w:cs="宋体"/>
            <w:sz w:val="24"/>
            <w:szCs w:val="24"/>
            <w:lang w:val="en-US" w:eastAsia="zh-CN"/>
          </w:rPr>
          <w:t>三等奖。</w:t>
        </w:r>
      </w:ins>
    </w:p>
    <w:p w14:paraId="424D7F63">
      <w:pPr>
        <w:pStyle w:val="4"/>
        <w:wordWrap/>
        <w:autoSpaceDE w:val="0"/>
        <w:autoSpaceDN w:val="0"/>
        <w:spacing w:line="360" w:lineRule="auto"/>
        <w:rPr>
          <w:rFonts w:ascii="Times New Roman" w:hAnsi="Times New Roman" w:cs="宋体"/>
          <w:b/>
          <w:bCs w:val="0"/>
          <w:szCs w:val="24"/>
        </w:rPr>
      </w:pPr>
      <w:bookmarkStart w:id="64" w:name="_Toc198834997"/>
      <w:r>
        <w:rPr>
          <w:rFonts w:hint="eastAsia" w:ascii="Times New Roman" w:hAnsi="Times New Roman" w:cs="宋体"/>
          <w:b/>
          <w:bCs w:val="0"/>
          <w:szCs w:val="24"/>
        </w:rPr>
        <w:t>7</w:t>
      </w:r>
      <w:r>
        <w:rPr>
          <w:rFonts w:ascii="Times New Roman" w:hAnsi="Times New Roman" w:cs="宋体"/>
          <w:b/>
          <w:bCs w:val="0"/>
          <w:szCs w:val="24"/>
        </w:rPr>
        <w:t>.2 展望</w:t>
      </w:r>
      <w:bookmarkEnd w:id="64"/>
    </w:p>
    <w:p w14:paraId="321CDC8C">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尽管系统已实现基本功能，但仍存在优化空间</w:t>
      </w:r>
      <w:r>
        <w:rPr>
          <w:rFonts w:hint="eastAsia" w:ascii="Times New Roman" w:hAnsi="Times New Roman" w:cs="宋体"/>
          <w:sz w:val="24"/>
          <w:szCs w:val="24"/>
        </w:rPr>
        <w:t>。在防作弊方面系统还有很大的不足，未来可集成人脸识别+活体检测技术，结合行为分析识别异常考生。此外，系统可增加移动端适配，开发微信小程序或APP，方面学生在手机上答题。还可结合机器学习优化组卷策略，提升试题匹配精准度。</w:t>
      </w:r>
    </w:p>
    <w:p w14:paraId="1845A9B3">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t>未来，本系统可进一步与智慧教育平台整合，成为在线教育生态的重要组成部分，推动教育信息化发展。</w:t>
      </w:r>
    </w:p>
    <w:p w14:paraId="438BEC67">
      <w:pPr>
        <w:tabs>
          <w:tab w:val="left" w:pos="720"/>
          <w:tab w:val="left" w:pos="1440"/>
        </w:tabs>
        <w:wordWrap/>
        <w:autoSpaceDE w:val="0"/>
        <w:autoSpaceDN w:val="0"/>
        <w:spacing w:line="360" w:lineRule="auto"/>
        <w:ind w:firstLine="482"/>
        <w:rPr>
          <w:rFonts w:ascii="Times New Roman" w:hAnsi="Times New Roman" w:cs="宋体"/>
          <w:sz w:val="24"/>
          <w:szCs w:val="24"/>
        </w:rPr>
      </w:pPr>
      <w:r>
        <w:rPr>
          <w:rFonts w:ascii="Times New Roman" w:hAnsi="Times New Roman" w:cs="宋体"/>
          <w:sz w:val="24"/>
          <w:szCs w:val="24"/>
        </w:rPr>
        <w:br w:type="page"/>
      </w:r>
    </w:p>
    <w:p w14:paraId="69F903FB">
      <w:pPr>
        <w:wordWrap/>
        <w:autoSpaceDE w:val="0"/>
        <w:autoSpaceDN w:val="0"/>
        <w:spacing w:line="360" w:lineRule="auto"/>
        <w:jc w:val="left"/>
        <w:outlineLvl w:val="0"/>
        <w:rPr>
          <w:rFonts w:ascii="Times New Roman" w:hAnsi="Times New Roman" w:cs="Times New Roman"/>
        </w:rPr>
      </w:pPr>
      <w:bookmarkStart w:id="65" w:name="_Toc198834998"/>
      <w:r>
        <w:rPr>
          <w:rFonts w:hint="eastAsia" w:ascii="Times New Roman" w:hAnsi="Times New Roman" w:cs="Times New Roman"/>
        </w:rPr>
        <w:t>[</w:t>
      </w:r>
      <w:r>
        <w:rPr>
          <w:rFonts w:hint="eastAsia" w:ascii="Times New Roman" w:hAnsi="Times New Roman"/>
          <w:b/>
        </w:rPr>
        <w:t>参考文献</w:t>
      </w:r>
      <w:r>
        <w:rPr>
          <w:rFonts w:hint="eastAsia" w:ascii="Times New Roman" w:hAnsi="Times New Roman" w:cs="Times New Roman"/>
        </w:rPr>
        <w:t>]</w:t>
      </w:r>
      <w:bookmarkEnd w:id="65"/>
    </w:p>
    <w:p w14:paraId="628B97E5">
      <w:pPr>
        <w:pStyle w:val="38"/>
        <w:numPr>
          <w:ilvl w:val="0"/>
          <w:numId w:val="3"/>
        </w:numPr>
        <w:wordWrap/>
        <w:autoSpaceDE w:val="0"/>
        <w:autoSpaceDN w:val="0"/>
        <w:spacing w:line="360" w:lineRule="auto"/>
        <w:ind w:firstLineChars="0"/>
        <w:jc w:val="left"/>
        <w:rPr>
          <w:rFonts w:ascii="Times New Roman" w:hAnsi="Times New Roman" w:cs="Times New Roman"/>
        </w:rPr>
      </w:pPr>
      <w:bookmarkStart w:id="66" w:name="_Ref194406713"/>
      <w:r>
        <w:rPr>
          <w:rFonts w:hint="eastAsia" w:ascii="Times New Roman" w:hAnsi="Times New Roman"/>
        </w:rPr>
        <w:t>张丹丹</w:t>
      </w:r>
      <w:r>
        <w:rPr>
          <w:rFonts w:hint="eastAsia" w:ascii="Times New Roman" w:hAnsi="Times New Roman" w:cs="Times New Roman"/>
        </w:rPr>
        <w:t>.</w:t>
      </w:r>
      <w:r>
        <w:rPr>
          <w:rFonts w:hint="eastAsia" w:ascii="Times New Roman" w:hAnsi="Times New Roman"/>
        </w:rPr>
        <w:t>基于云计算的信息技术课程在线教学与考试平台设计与实现</w:t>
      </w:r>
      <w:r>
        <w:rPr>
          <w:rFonts w:hint="eastAsia" w:ascii="Times New Roman" w:hAnsi="Times New Roman" w:cs="Times New Roman"/>
        </w:rPr>
        <w:t>[J].</w:t>
      </w:r>
      <w:r>
        <w:rPr>
          <w:rFonts w:hint="eastAsia" w:ascii="Times New Roman" w:hAnsi="Times New Roman"/>
        </w:rPr>
        <w:t>造纸装备及材料</w:t>
      </w:r>
      <w:r>
        <w:rPr>
          <w:rFonts w:hint="eastAsia" w:ascii="Times New Roman" w:hAnsi="Times New Roman" w:cs="Times New Roman"/>
        </w:rPr>
        <w:t>,2025,54(02):214-216.</w:t>
      </w:r>
      <w:bookmarkEnd w:id="66"/>
    </w:p>
    <w:p w14:paraId="148B5CC0">
      <w:pPr>
        <w:pStyle w:val="38"/>
        <w:numPr>
          <w:ilvl w:val="0"/>
          <w:numId w:val="3"/>
        </w:numPr>
        <w:wordWrap/>
        <w:autoSpaceDE w:val="0"/>
        <w:autoSpaceDN w:val="0"/>
        <w:spacing w:line="360" w:lineRule="auto"/>
        <w:ind w:firstLineChars="0"/>
        <w:jc w:val="left"/>
        <w:rPr>
          <w:rFonts w:ascii="Times New Roman" w:hAnsi="Times New Roman" w:cs="Times New Roman"/>
        </w:rPr>
      </w:pPr>
      <w:bookmarkStart w:id="67" w:name="_Ref196859202"/>
      <w:r>
        <w:rPr>
          <w:rFonts w:hint="eastAsia" w:ascii="Times New Roman" w:hAnsi="Times New Roman"/>
        </w:rPr>
        <w:t>杨伟海</w:t>
      </w:r>
      <w:r>
        <w:rPr>
          <w:rFonts w:hint="eastAsia" w:ascii="Times New Roman" w:hAnsi="Times New Roman" w:cs="Times New Roman"/>
        </w:rPr>
        <w:t>.</w:t>
      </w:r>
      <w:r>
        <w:rPr>
          <w:rFonts w:hint="eastAsia" w:ascii="Times New Roman" w:hAnsi="Times New Roman"/>
        </w:rPr>
        <w:t>在线考试的智能题库管理系统的设计与实现</w:t>
      </w:r>
      <w:r>
        <w:rPr>
          <w:rFonts w:hint="eastAsia" w:ascii="Times New Roman" w:hAnsi="Times New Roman" w:cs="Times New Roman"/>
        </w:rPr>
        <w:t>[D].</w:t>
      </w:r>
      <w:r>
        <w:rPr>
          <w:rFonts w:hint="eastAsia" w:ascii="Times New Roman" w:hAnsi="Times New Roman"/>
        </w:rPr>
        <w:t>北京邮电大学</w:t>
      </w:r>
      <w:r>
        <w:rPr>
          <w:rFonts w:hint="eastAsia" w:ascii="Times New Roman" w:hAnsi="Times New Roman" w:cs="Times New Roman"/>
        </w:rPr>
        <w:t>,2019.</w:t>
      </w:r>
      <w:bookmarkEnd w:id="67"/>
      <w:r>
        <w:rPr>
          <w:rFonts w:hint="eastAsia" w:ascii="Times New Roman" w:hAnsi="Times New Roman" w:cs="Times New Roman"/>
        </w:rPr>
        <w:t xml:space="preserve"> </w:t>
      </w:r>
    </w:p>
    <w:p w14:paraId="46CC5F8E">
      <w:pPr>
        <w:pStyle w:val="38"/>
        <w:numPr>
          <w:ilvl w:val="0"/>
          <w:numId w:val="3"/>
        </w:numPr>
        <w:wordWrap/>
        <w:autoSpaceDE w:val="0"/>
        <w:autoSpaceDN w:val="0"/>
        <w:spacing w:line="360" w:lineRule="auto"/>
        <w:ind w:firstLineChars="0"/>
        <w:jc w:val="left"/>
        <w:rPr>
          <w:rFonts w:ascii="Times New Roman" w:hAnsi="Times New Roman" w:cs="Times New Roman"/>
        </w:rPr>
      </w:pPr>
      <w:bookmarkStart w:id="68" w:name="_Ref194407369"/>
      <w:bookmarkStart w:id="69" w:name="_Toc25499"/>
      <w:r>
        <w:rPr>
          <w:rFonts w:hint="eastAsia" w:ascii="Times New Roman" w:hAnsi="Times New Roman"/>
        </w:rPr>
        <w:t>杨龙飞</w:t>
      </w:r>
      <w:r>
        <w:rPr>
          <w:rFonts w:hint="eastAsia" w:ascii="Times New Roman" w:hAnsi="Times New Roman" w:cs="Times New Roman"/>
        </w:rPr>
        <w:t>,</w:t>
      </w:r>
      <w:r>
        <w:rPr>
          <w:rFonts w:hint="eastAsia" w:ascii="Times New Roman" w:hAnsi="Times New Roman"/>
        </w:rPr>
        <w:t>郭梦利</w:t>
      </w:r>
      <w:r>
        <w:rPr>
          <w:rFonts w:hint="eastAsia" w:ascii="Times New Roman" w:hAnsi="Times New Roman" w:cs="Times New Roman"/>
        </w:rPr>
        <w:t>.</w:t>
      </w:r>
      <w:r>
        <w:rPr>
          <w:rFonts w:hint="eastAsia" w:ascii="Times New Roman" w:hAnsi="Times New Roman"/>
        </w:rPr>
        <w:t>高校在线学习平台系统的设计与实现</w:t>
      </w:r>
      <w:r>
        <w:rPr>
          <w:rFonts w:hint="eastAsia" w:ascii="Times New Roman" w:hAnsi="Times New Roman" w:cs="Times New Roman"/>
        </w:rPr>
        <w:t>[J].</w:t>
      </w:r>
      <w:r>
        <w:rPr>
          <w:rFonts w:hint="eastAsia" w:ascii="Times New Roman" w:hAnsi="Times New Roman"/>
        </w:rPr>
        <w:t>福建电脑</w:t>
      </w:r>
      <w:r>
        <w:rPr>
          <w:rFonts w:hint="eastAsia" w:ascii="Times New Roman" w:hAnsi="Times New Roman" w:cs="Times New Roman"/>
        </w:rPr>
        <w:t>,2025,41(03):93-96.</w:t>
      </w:r>
      <w:bookmarkEnd w:id="68"/>
    </w:p>
    <w:p w14:paraId="5ED3D9B2">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0" w:name="_Ref199773105"/>
      <w:r>
        <w:rPr>
          <w:rFonts w:hint="eastAsia" w:ascii="Times New Roman" w:hAnsi="Times New Roman"/>
        </w:rPr>
        <w:t>王彬宇</w:t>
      </w:r>
      <w:r>
        <w:rPr>
          <w:rFonts w:hint="eastAsia" w:ascii="Times New Roman" w:hAnsi="Times New Roman" w:cs="Times New Roman"/>
        </w:rPr>
        <w:t>.</w:t>
      </w:r>
      <w:r>
        <w:rPr>
          <w:rFonts w:hint="eastAsia" w:ascii="Times New Roman" w:hAnsi="Times New Roman"/>
        </w:rPr>
        <w:t>精准教育理念下智能在线考试系统中的数据分析与反馈机制</w:t>
      </w:r>
      <w:r>
        <w:rPr>
          <w:rFonts w:hint="eastAsia" w:ascii="Times New Roman" w:hAnsi="Times New Roman" w:cs="Times New Roman"/>
        </w:rPr>
        <w:t>[J].</w:t>
      </w:r>
      <w:r>
        <w:rPr>
          <w:rFonts w:hint="eastAsia" w:ascii="Times New Roman" w:hAnsi="Times New Roman"/>
        </w:rPr>
        <w:t>中国多媒体与网络教学学报</w:t>
      </w:r>
      <w:r>
        <w:rPr>
          <w:rFonts w:hint="eastAsia" w:ascii="Times New Roman" w:hAnsi="Times New Roman" w:cs="Times New Roman"/>
        </w:rPr>
        <w:t>(</w:t>
      </w:r>
      <w:r>
        <w:rPr>
          <w:rFonts w:hint="eastAsia" w:ascii="Times New Roman" w:hAnsi="Times New Roman"/>
        </w:rPr>
        <w:t>中旬刊</w:t>
      </w:r>
      <w:r>
        <w:rPr>
          <w:rFonts w:hint="eastAsia" w:ascii="Times New Roman" w:hAnsi="Times New Roman" w:cs="Times New Roman"/>
        </w:rPr>
        <w:t>),2024,(12):42-45.</w:t>
      </w:r>
      <w:bookmarkEnd w:id="70"/>
    </w:p>
    <w:p w14:paraId="00536912">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1" w:name="_Ref199773310"/>
      <w:r>
        <w:rPr>
          <w:rFonts w:hint="eastAsia" w:ascii="Times New Roman" w:hAnsi="Times New Roman"/>
        </w:rPr>
        <w:t>吴晓云</w:t>
      </w:r>
      <w:r>
        <w:rPr>
          <w:rFonts w:hint="eastAsia" w:ascii="Times New Roman" w:hAnsi="Times New Roman" w:cs="Times New Roman"/>
        </w:rPr>
        <w:t>,</w:t>
      </w:r>
      <w:r>
        <w:rPr>
          <w:rFonts w:hint="eastAsia" w:ascii="Times New Roman" w:hAnsi="Times New Roman"/>
        </w:rPr>
        <w:t>袁昊东</w:t>
      </w:r>
      <w:r>
        <w:rPr>
          <w:rFonts w:hint="eastAsia" w:ascii="Times New Roman" w:hAnsi="Times New Roman" w:cs="Times New Roman"/>
        </w:rPr>
        <w:t>.</w:t>
      </w:r>
      <w:r>
        <w:rPr>
          <w:rFonts w:hint="eastAsia" w:ascii="Times New Roman" w:hAnsi="Times New Roman"/>
        </w:rPr>
        <w:t>基于</w:t>
      </w:r>
      <w:r>
        <w:rPr>
          <w:rFonts w:hint="eastAsia" w:ascii="Times New Roman" w:hAnsi="Times New Roman" w:cs="Times New Roman"/>
        </w:rPr>
        <w:t>Spring Boot</w:t>
      </w:r>
      <w:r>
        <w:rPr>
          <w:rFonts w:hint="eastAsia" w:ascii="Times New Roman" w:hAnsi="Times New Roman"/>
        </w:rPr>
        <w:t>的在线考试管理系统</w:t>
      </w:r>
      <w:r>
        <w:rPr>
          <w:rFonts w:hint="eastAsia" w:ascii="Times New Roman" w:hAnsi="Times New Roman" w:cs="Times New Roman"/>
        </w:rPr>
        <w:t>[J].</w:t>
      </w:r>
      <w:r>
        <w:rPr>
          <w:rFonts w:hint="eastAsia" w:ascii="Times New Roman" w:hAnsi="Times New Roman"/>
        </w:rPr>
        <w:t>微型电脑应用</w:t>
      </w:r>
      <w:r>
        <w:rPr>
          <w:rFonts w:hint="eastAsia" w:ascii="Times New Roman" w:hAnsi="Times New Roman" w:cs="Times New Roman"/>
        </w:rPr>
        <w:t>,2024,40(11):199-204.</w:t>
      </w:r>
      <w:bookmarkEnd w:id="71"/>
    </w:p>
    <w:p w14:paraId="1AF27E21">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2" w:name="_Ref199773444"/>
      <w:r>
        <w:rPr>
          <w:rFonts w:hint="eastAsia" w:ascii="Times New Roman" w:hAnsi="Times New Roman"/>
        </w:rPr>
        <w:t>傅建平</w:t>
      </w:r>
      <w:r>
        <w:rPr>
          <w:rFonts w:hint="eastAsia" w:ascii="Times New Roman" w:hAnsi="Times New Roman" w:cs="Times New Roman"/>
        </w:rPr>
        <w:t>,</w:t>
      </w:r>
      <w:r>
        <w:rPr>
          <w:rFonts w:hint="eastAsia" w:ascii="Times New Roman" w:hAnsi="Times New Roman"/>
        </w:rPr>
        <w:t>刘曜豪</w:t>
      </w:r>
      <w:r>
        <w:rPr>
          <w:rFonts w:hint="eastAsia" w:ascii="Times New Roman" w:hAnsi="Times New Roman" w:cs="Times New Roman"/>
        </w:rPr>
        <w:t>.</w:t>
      </w:r>
      <w:r>
        <w:rPr>
          <w:rFonts w:hint="eastAsia" w:ascii="Times New Roman" w:hAnsi="Times New Roman"/>
        </w:rPr>
        <w:t>中国式教育考试现代化的内在机理研究</w:t>
      </w:r>
      <w:r>
        <w:rPr>
          <w:rFonts w:hint="eastAsia" w:ascii="Times New Roman" w:hAnsi="Times New Roman" w:cs="Times New Roman"/>
        </w:rPr>
        <w:t>[J].</w:t>
      </w:r>
      <w:r>
        <w:rPr>
          <w:rFonts w:hint="eastAsia" w:ascii="Times New Roman" w:hAnsi="Times New Roman"/>
        </w:rPr>
        <w:t>宁夏师范学院学报</w:t>
      </w:r>
      <w:r>
        <w:rPr>
          <w:rFonts w:hint="eastAsia" w:ascii="Times New Roman" w:hAnsi="Times New Roman" w:cs="Times New Roman"/>
        </w:rPr>
        <w:t>,2024,45(11):48-53.</w:t>
      </w:r>
      <w:bookmarkEnd w:id="72"/>
    </w:p>
    <w:p w14:paraId="63DD805E">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3" w:name="_Ref199773591"/>
      <w:r>
        <w:rPr>
          <w:rFonts w:hint="eastAsia" w:ascii="Times New Roman" w:hAnsi="Times New Roman"/>
        </w:rPr>
        <w:t>张艳玲</w:t>
      </w:r>
      <w:r>
        <w:rPr>
          <w:rFonts w:hint="eastAsia" w:ascii="Times New Roman" w:hAnsi="Times New Roman" w:cs="Times New Roman"/>
        </w:rPr>
        <w:t>.</w:t>
      </w:r>
      <w:r>
        <w:rPr>
          <w:rFonts w:hint="eastAsia" w:ascii="Times New Roman" w:hAnsi="Times New Roman"/>
        </w:rPr>
        <w:t>高校教育理论课程无纸化考试改革探索研究与试点实践</w:t>
      </w:r>
      <w:r>
        <w:rPr>
          <w:rFonts w:hint="eastAsia" w:ascii="Times New Roman" w:hAnsi="Times New Roman" w:cs="Times New Roman"/>
        </w:rPr>
        <w:t>[C].</w:t>
      </w:r>
      <w:r>
        <w:rPr>
          <w:rFonts w:hint="eastAsia" w:ascii="Times New Roman" w:hAnsi="Times New Roman"/>
        </w:rPr>
        <w:t>河南省民办教育协会</w:t>
      </w:r>
      <w:r>
        <w:rPr>
          <w:rFonts w:hint="eastAsia" w:ascii="Times New Roman" w:hAnsi="Times New Roman" w:cs="Times New Roman"/>
        </w:rPr>
        <w:t>.</w:t>
      </w:r>
      <w:r>
        <w:rPr>
          <w:rFonts w:hint="eastAsia" w:ascii="Times New Roman" w:hAnsi="Times New Roman"/>
        </w:rPr>
        <w:t>河南省民办教育协会</w:t>
      </w:r>
      <w:r>
        <w:rPr>
          <w:rFonts w:hint="eastAsia" w:ascii="Times New Roman" w:hAnsi="Times New Roman" w:cs="Times New Roman"/>
        </w:rPr>
        <w:t>2024</w:t>
      </w:r>
      <w:r>
        <w:rPr>
          <w:rFonts w:hint="eastAsia" w:ascii="Times New Roman" w:hAnsi="Times New Roman"/>
        </w:rPr>
        <w:t>年学术年会论文集</w:t>
      </w:r>
      <w:r>
        <w:rPr>
          <w:rFonts w:hint="eastAsia" w:ascii="Times New Roman" w:hAnsi="Times New Roman" w:cs="Times New Roman"/>
        </w:rPr>
        <w:t>(</w:t>
      </w:r>
      <w:r>
        <w:rPr>
          <w:rFonts w:hint="eastAsia" w:ascii="Times New Roman" w:hAnsi="Times New Roman"/>
        </w:rPr>
        <w:t>下册</w:t>
      </w:r>
      <w:r>
        <w:rPr>
          <w:rFonts w:hint="eastAsia" w:ascii="Times New Roman" w:hAnsi="Times New Roman" w:cs="Times New Roman"/>
        </w:rPr>
        <w:t>).</w:t>
      </w:r>
      <w:r>
        <w:rPr>
          <w:rFonts w:hint="eastAsia" w:ascii="Times New Roman" w:hAnsi="Times New Roman"/>
        </w:rPr>
        <w:t>青岛恒星科技学院</w:t>
      </w:r>
      <w:r>
        <w:rPr>
          <w:rFonts w:hint="eastAsia" w:ascii="Times New Roman" w:hAnsi="Times New Roman" w:cs="Times New Roman"/>
        </w:rPr>
        <w:t>,2024:119-121.</w:t>
      </w:r>
      <w:bookmarkEnd w:id="73"/>
      <w:r>
        <w:rPr>
          <w:rFonts w:hint="eastAsia" w:ascii="Times New Roman" w:hAnsi="Times New Roman"/>
        </w:rPr>
        <w:t xml:space="preserve"> </w:t>
      </w:r>
    </w:p>
    <w:p w14:paraId="43929035">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4" w:name="_Ref199773749"/>
      <w:r>
        <w:rPr>
          <w:rFonts w:hint="eastAsia" w:ascii="Times New Roman" w:hAnsi="Times New Roman"/>
        </w:rPr>
        <w:t>韩瑞</w:t>
      </w:r>
      <w:r>
        <w:rPr>
          <w:rFonts w:hint="eastAsia" w:ascii="Times New Roman" w:hAnsi="Times New Roman" w:cs="Times New Roman"/>
        </w:rPr>
        <w:t>,</w:t>
      </w:r>
      <w:r>
        <w:rPr>
          <w:rFonts w:hint="eastAsia" w:ascii="Times New Roman" w:hAnsi="Times New Roman"/>
        </w:rPr>
        <w:t>王利强</w:t>
      </w:r>
      <w:r>
        <w:rPr>
          <w:rFonts w:hint="eastAsia" w:ascii="Times New Roman" w:hAnsi="Times New Roman" w:cs="Times New Roman"/>
        </w:rPr>
        <w:t>.</w:t>
      </w:r>
      <w:r>
        <w:rPr>
          <w:rFonts w:hint="eastAsia" w:ascii="Times New Roman" w:hAnsi="Times New Roman"/>
        </w:rPr>
        <w:t>基于</w:t>
      </w:r>
      <w:r>
        <w:rPr>
          <w:rFonts w:hint="eastAsia" w:ascii="Times New Roman" w:hAnsi="Times New Roman" w:cs="Times New Roman"/>
        </w:rPr>
        <w:t>Java</w:t>
      </w:r>
      <w:r>
        <w:rPr>
          <w:rFonts w:hint="eastAsia" w:ascii="Times New Roman" w:hAnsi="Times New Roman"/>
        </w:rPr>
        <w:t>的在线考试系统设计与实现</w:t>
      </w:r>
      <w:r>
        <w:rPr>
          <w:rFonts w:hint="eastAsia" w:ascii="Times New Roman" w:hAnsi="Times New Roman" w:cs="Times New Roman"/>
        </w:rPr>
        <w:t>[J].</w:t>
      </w:r>
      <w:r>
        <w:rPr>
          <w:rFonts w:hint="eastAsia" w:ascii="Times New Roman" w:hAnsi="Times New Roman"/>
        </w:rPr>
        <w:t>工业控制计算机</w:t>
      </w:r>
      <w:r>
        <w:rPr>
          <w:rFonts w:hint="eastAsia" w:ascii="Times New Roman" w:hAnsi="Times New Roman" w:cs="Times New Roman"/>
        </w:rPr>
        <w:t>,2024,37(09):146-147.</w:t>
      </w:r>
      <w:bookmarkEnd w:id="74"/>
    </w:p>
    <w:p w14:paraId="264753BA">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5" w:name="_Ref199774274"/>
      <w:r>
        <w:rPr>
          <w:rFonts w:hint="eastAsia" w:ascii="Times New Roman" w:hAnsi="Times New Roman" w:cs="Times New Roman"/>
        </w:rPr>
        <w:t>Daniel D ,In</w:t>
      </w:r>
      <w:r>
        <w:rPr>
          <w:rFonts w:ascii="Times New Roman" w:hAnsi="Times New Roman" w:cs="Times New Roman"/>
        </w:rPr>
        <w:t>é</w:t>
      </w:r>
      <w:r>
        <w:rPr>
          <w:rFonts w:hint="eastAsia" w:ascii="Times New Roman" w:hAnsi="Times New Roman" w:cs="Times New Roman"/>
        </w:rPr>
        <w:t>s J G .Student Adaptation to Digital Assessment in Online Learning[J].Ubiquity Proceedings,2025,</w:t>
      </w:r>
      <w:commentRangeStart w:id="0"/>
      <w:r>
        <w:rPr>
          <w:rFonts w:hint="eastAsia" w:ascii="Times New Roman" w:hAnsi="Times New Roman" w:cs="Times New Roman"/>
        </w:rPr>
        <w:t>1-1</w:t>
      </w:r>
      <w:commentRangeEnd w:id="0"/>
      <w:r>
        <w:commentReference w:id="0"/>
      </w:r>
      <w:r>
        <w:rPr>
          <w:rFonts w:hint="eastAsia" w:ascii="Times New Roman" w:hAnsi="Times New Roman" w:cs="Times New Roman"/>
        </w:rPr>
        <w:t>.</w:t>
      </w:r>
      <w:bookmarkEnd w:id="75"/>
    </w:p>
    <w:p w14:paraId="68B316F8">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6" w:name="_Ref199774668"/>
      <w:commentRangeStart w:id="1"/>
      <w:r>
        <w:rPr>
          <w:rFonts w:hint="eastAsia" w:ascii="Times New Roman" w:hAnsi="Times New Roman"/>
        </w:rPr>
        <w:t>贾寒霜,黄军峰.浅析在线考试系统的发展现状与趋势研究[J].电脑迷,2018,(11):271</w:t>
      </w:r>
      <w:r>
        <w:rPr>
          <w:rFonts w:hint="eastAsia" w:ascii="Times New Roman" w:hAnsi="Times New Roman" w:cs="Times New Roman"/>
        </w:rPr>
        <w:t>.</w:t>
      </w:r>
      <w:bookmarkEnd w:id="76"/>
    </w:p>
    <w:p w14:paraId="2175DCFD">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7" w:name="_Ref199774970"/>
      <w:r>
        <w:rPr>
          <w:rFonts w:hint="eastAsia" w:ascii="Times New Roman" w:hAnsi="Times New Roman" w:cs="Times New Roman"/>
        </w:rPr>
        <w:t>周黎.试分析在线考试系统的发展现状与研究[J].计算机产品与流通,2017,(11):222.</w:t>
      </w:r>
      <w:bookmarkEnd w:id="77"/>
      <w:commentRangeEnd w:id="1"/>
      <w:r>
        <w:commentReference w:id="1"/>
      </w:r>
    </w:p>
    <w:p w14:paraId="39852081">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8" w:name="_Ref199775154"/>
      <w:r>
        <w:rPr>
          <w:rFonts w:hint="eastAsia" w:ascii="Times New Roman" w:hAnsi="Times New Roman"/>
        </w:rPr>
        <w:t>黄芳</w:t>
      </w:r>
      <w:r>
        <w:rPr>
          <w:rFonts w:hint="eastAsia" w:ascii="Times New Roman" w:hAnsi="Times New Roman" w:cs="Times New Roman"/>
        </w:rPr>
        <w:t>,</w:t>
      </w:r>
      <w:r>
        <w:rPr>
          <w:rFonts w:hint="eastAsia" w:ascii="Times New Roman" w:hAnsi="Times New Roman"/>
        </w:rPr>
        <w:t>王纪鑫.基于</w:t>
      </w:r>
      <w:r>
        <w:rPr>
          <w:rFonts w:hint="eastAsia" w:ascii="Times New Roman" w:hAnsi="Times New Roman" w:cs="Times New Roman"/>
        </w:rPr>
        <w:t>Web</w:t>
      </w:r>
      <w:r>
        <w:rPr>
          <w:rFonts w:hint="eastAsia" w:ascii="Times New Roman" w:hAnsi="Times New Roman"/>
        </w:rPr>
        <w:t>的网络考试系统设计与实现</w:t>
      </w:r>
      <w:r>
        <w:rPr>
          <w:rFonts w:hint="eastAsia" w:ascii="Times New Roman" w:hAnsi="Times New Roman" w:cs="Times New Roman"/>
        </w:rPr>
        <w:t>[C].</w:t>
      </w:r>
      <w:r>
        <w:rPr>
          <w:rFonts w:hint="eastAsia" w:ascii="Times New Roman" w:hAnsi="Times New Roman"/>
        </w:rPr>
        <w:t>中国计算机学会</w:t>
      </w:r>
      <w:r>
        <w:rPr>
          <w:rFonts w:hint="eastAsia" w:ascii="Times New Roman" w:hAnsi="Times New Roman" w:cs="Times New Roman"/>
        </w:rPr>
        <w:t>,</w:t>
      </w:r>
      <w:r>
        <w:rPr>
          <w:rFonts w:hint="eastAsia" w:ascii="Times New Roman" w:hAnsi="Times New Roman"/>
        </w:rPr>
        <w:t>全国高等学校计算机教育研究会</w:t>
      </w:r>
      <w:r>
        <w:rPr>
          <w:rFonts w:hint="eastAsia" w:ascii="Times New Roman" w:hAnsi="Times New Roman" w:cs="Times New Roman"/>
        </w:rPr>
        <w:t>,</w:t>
      </w:r>
      <w:r>
        <w:rPr>
          <w:rFonts w:hint="eastAsia" w:ascii="Times New Roman" w:hAnsi="Times New Roman"/>
        </w:rPr>
        <w:t>教育部高等学校计算机类专业教学指导委员会</w:t>
      </w:r>
      <w:r>
        <w:rPr>
          <w:rFonts w:hint="eastAsia" w:ascii="Times New Roman" w:hAnsi="Times New Roman" w:cs="Times New Roman"/>
        </w:rPr>
        <w:t>.2022</w:t>
      </w:r>
      <w:r>
        <w:rPr>
          <w:rFonts w:hint="eastAsia" w:ascii="Times New Roman" w:hAnsi="Times New Roman"/>
        </w:rPr>
        <w:t>中国高校计算机教育大会论文集</w:t>
      </w:r>
      <w:r>
        <w:rPr>
          <w:rFonts w:hint="eastAsia" w:ascii="Times New Roman" w:hAnsi="Times New Roman" w:cs="Times New Roman"/>
        </w:rPr>
        <w:t>.</w:t>
      </w:r>
      <w:r>
        <w:rPr>
          <w:rFonts w:hint="eastAsia" w:ascii="Times New Roman" w:hAnsi="Times New Roman"/>
        </w:rPr>
        <w:t>南宁学院高博软件学院</w:t>
      </w:r>
      <w:r>
        <w:rPr>
          <w:rFonts w:hint="eastAsia" w:ascii="Times New Roman" w:hAnsi="Times New Roman" w:cs="Times New Roman"/>
        </w:rPr>
        <w:t>,2022:72-77.</w:t>
      </w:r>
      <w:bookmarkEnd w:id="78"/>
      <w:r>
        <w:rPr>
          <w:rFonts w:hint="eastAsia" w:ascii="Times New Roman" w:hAnsi="Times New Roman" w:cs="Times New Roman"/>
        </w:rPr>
        <w:t xml:space="preserve"> </w:t>
      </w:r>
    </w:p>
    <w:p w14:paraId="66F843C7">
      <w:pPr>
        <w:pStyle w:val="38"/>
        <w:numPr>
          <w:ilvl w:val="0"/>
          <w:numId w:val="3"/>
        </w:numPr>
        <w:wordWrap/>
        <w:autoSpaceDE w:val="0"/>
        <w:autoSpaceDN w:val="0"/>
        <w:spacing w:line="360" w:lineRule="auto"/>
        <w:ind w:firstLineChars="0"/>
        <w:jc w:val="left"/>
        <w:rPr>
          <w:rFonts w:ascii="Times New Roman" w:hAnsi="Times New Roman" w:cs="Times New Roman"/>
        </w:rPr>
      </w:pPr>
      <w:bookmarkStart w:id="79" w:name="_Ref199775891"/>
      <w:r>
        <w:rPr>
          <w:rFonts w:hint="eastAsia" w:ascii="Times New Roman" w:hAnsi="Times New Roman" w:cs="Times New Roman"/>
        </w:rPr>
        <w:t>王霏儿.基于SpringBoot的在线考试系统设计与实现[D].江西师范大学,2023.</w:t>
      </w:r>
      <w:bookmarkEnd w:id="79"/>
    </w:p>
    <w:p w14:paraId="6F22E0BC">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0" w:name="_Ref194409079"/>
      <w:r>
        <w:rPr>
          <w:rFonts w:ascii="Times New Roman" w:hAnsi="Times New Roman"/>
        </w:rPr>
        <w:t>何永太</w:t>
      </w:r>
      <w:r>
        <w:rPr>
          <w:rFonts w:ascii="Times New Roman" w:hAnsi="Times New Roman" w:cs="Times New Roman"/>
        </w:rPr>
        <w:t>.</w:t>
      </w:r>
      <w:r>
        <w:rPr>
          <w:rFonts w:ascii="Times New Roman" w:hAnsi="Times New Roman"/>
        </w:rPr>
        <w:t>前后端分离模式下的水法练考系统的分析与设计</w:t>
      </w:r>
      <w:r>
        <w:rPr>
          <w:rFonts w:ascii="Times New Roman" w:hAnsi="Times New Roman" w:cs="Times New Roman"/>
        </w:rPr>
        <w:t>[J].</w:t>
      </w:r>
      <w:r>
        <w:rPr>
          <w:rFonts w:ascii="Times New Roman" w:hAnsi="Times New Roman"/>
        </w:rPr>
        <w:t>电脑知识与技术</w:t>
      </w:r>
      <w:r>
        <w:rPr>
          <w:rFonts w:ascii="Times New Roman" w:hAnsi="Times New Roman" w:cs="Times New Roman"/>
        </w:rPr>
        <w:t>,2024,20(06):33-36.</w:t>
      </w:r>
      <w:bookmarkEnd w:id="80"/>
      <w:r>
        <w:rPr>
          <w:rFonts w:hint="eastAsia" w:ascii="Times New Roman" w:hAnsi="Times New Roman" w:cs="Times New Roman"/>
        </w:rPr>
        <w:t xml:space="preserve"> </w:t>
      </w:r>
    </w:p>
    <w:p w14:paraId="6452B3AD">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1" w:name="_Ref194408742"/>
      <w:r>
        <w:rPr>
          <w:rFonts w:hint="eastAsia" w:ascii="Times New Roman" w:hAnsi="Times New Roman" w:cs="Times New Roman"/>
        </w:rPr>
        <w:t>姜一波.基于SpringBoot+Vue的在线考试系统设计与实现[J].无线互联科技,2023,20(23):68-71.</w:t>
      </w:r>
      <w:bookmarkEnd w:id="81"/>
    </w:p>
    <w:p w14:paraId="3E5BEAA7">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2" w:name="_Ref199777138"/>
      <w:r>
        <w:rPr>
          <w:rFonts w:hint="eastAsia" w:ascii="Times New Roman" w:hAnsi="Times New Roman" w:cs="Times New Roman"/>
        </w:rPr>
        <w:t>戴毅.基于SpringBoot+Vue的在线考试系统设计与实现[J].数字技术与应用,2024,42(04):90-92.</w:t>
      </w:r>
      <w:bookmarkEnd w:id="82"/>
    </w:p>
    <w:p w14:paraId="0D66B829">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3" w:name="_Ref199778288"/>
      <w:r>
        <w:rPr>
          <w:rFonts w:hint="eastAsia" w:ascii="Times New Roman" w:hAnsi="Times New Roman" w:cs="Times New Roman"/>
        </w:rPr>
        <w:t>付冬芹.在线考试系统的设计与实现[D].北京交通大学,2023.</w:t>
      </w:r>
      <w:bookmarkEnd w:id="83"/>
    </w:p>
    <w:p w14:paraId="433CCABB">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4" w:name="_Ref199777679"/>
      <w:r>
        <w:rPr>
          <w:rFonts w:hint="eastAsia" w:ascii="Times New Roman" w:hAnsi="Times New Roman"/>
        </w:rPr>
        <w:t>李浩</w:t>
      </w:r>
      <w:r>
        <w:rPr>
          <w:rFonts w:hint="eastAsia" w:ascii="Times New Roman" w:hAnsi="Times New Roman" w:cs="Times New Roman"/>
        </w:rPr>
        <w:t>.</w:t>
      </w:r>
      <w:r>
        <w:rPr>
          <w:rFonts w:hint="eastAsia" w:ascii="Times New Roman" w:hAnsi="Times New Roman"/>
        </w:rPr>
        <w:t>基于低代码实现敏捷数据管理的研究</w:t>
      </w:r>
      <w:r>
        <w:rPr>
          <w:rFonts w:hint="eastAsia" w:ascii="Times New Roman" w:hAnsi="Times New Roman" w:cs="Times New Roman"/>
        </w:rPr>
        <w:t>[D].</w:t>
      </w:r>
      <w:r>
        <w:rPr>
          <w:rFonts w:hint="eastAsia" w:ascii="Times New Roman" w:hAnsi="Times New Roman"/>
        </w:rPr>
        <w:t>北京中医药大学</w:t>
      </w:r>
      <w:r>
        <w:rPr>
          <w:rFonts w:hint="eastAsia" w:ascii="Times New Roman" w:hAnsi="Times New Roman" w:cs="Times New Roman"/>
        </w:rPr>
        <w:t>,2022.</w:t>
      </w:r>
      <w:bookmarkEnd w:id="84"/>
      <w:r>
        <w:rPr>
          <w:rFonts w:hint="eastAsia" w:ascii="Times New Roman" w:hAnsi="Times New Roman" w:cs="Times New Roman"/>
        </w:rPr>
        <w:t xml:space="preserve"> </w:t>
      </w:r>
    </w:p>
    <w:p w14:paraId="4E536C80">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5" w:name="_Ref194407945"/>
      <w:r>
        <w:rPr>
          <w:rFonts w:ascii="Times New Roman" w:hAnsi="Times New Roman"/>
        </w:rPr>
        <w:t>胡伟东</w:t>
      </w:r>
      <w:r>
        <w:rPr>
          <w:rFonts w:ascii="Times New Roman" w:hAnsi="Times New Roman" w:cs="Times New Roman"/>
        </w:rPr>
        <w:t>.</w:t>
      </w:r>
      <w:r>
        <w:rPr>
          <w:rFonts w:ascii="Times New Roman" w:hAnsi="Times New Roman"/>
        </w:rPr>
        <w:t>基于</w:t>
      </w:r>
      <w:r>
        <w:rPr>
          <w:rFonts w:ascii="Times New Roman" w:hAnsi="Times New Roman" w:cs="Times New Roman"/>
        </w:rPr>
        <w:t>B/S</w:t>
      </w:r>
      <w:r>
        <w:rPr>
          <w:rFonts w:ascii="Times New Roman" w:hAnsi="Times New Roman"/>
        </w:rPr>
        <w:t>结构的学生选课系统设计与实现</w:t>
      </w:r>
      <w:r>
        <w:rPr>
          <w:rFonts w:ascii="Times New Roman" w:hAnsi="Times New Roman" w:cs="Times New Roman"/>
        </w:rPr>
        <w:t>[J].</w:t>
      </w:r>
      <w:r>
        <w:rPr>
          <w:rFonts w:ascii="Times New Roman" w:hAnsi="Times New Roman"/>
        </w:rPr>
        <w:t>信息与电脑</w:t>
      </w:r>
      <w:r>
        <w:rPr>
          <w:rFonts w:ascii="Times New Roman" w:hAnsi="Times New Roman" w:cs="Times New Roman"/>
        </w:rPr>
        <w:t>(</w:t>
      </w:r>
      <w:r>
        <w:rPr>
          <w:rFonts w:ascii="Times New Roman" w:hAnsi="Times New Roman"/>
        </w:rPr>
        <w:t>理论版</w:t>
      </w:r>
      <w:r>
        <w:rPr>
          <w:rFonts w:ascii="Times New Roman" w:hAnsi="Times New Roman" w:cs="Times New Roman"/>
        </w:rPr>
        <w:t>), 2023,35 (01):23-25</w:t>
      </w:r>
      <w:r>
        <w:rPr>
          <w:rFonts w:hint="eastAsia" w:ascii="Times New Roman" w:hAnsi="Times New Roman" w:cs="Times New Roman"/>
        </w:rPr>
        <w:t>.</w:t>
      </w:r>
      <w:bookmarkEnd w:id="85"/>
    </w:p>
    <w:p w14:paraId="36CFFEED">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6" w:name="_Ref199778466"/>
      <w:r>
        <w:rPr>
          <w:rFonts w:hint="eastAsia" w:ascii="Times New Roman" w:hAnsi="Times New Roman" w:cs="Times New Roman"/>
        </w:rPr>
        <w:t>孙昕,刘红根,张海,等.基于B/S架构的在线考试系统设计与实现[J].中国信息化,2023,(03):48-50.</w:t>
      </w:r>
      <w:bookmarkEnd w:id="86"/>
    </w:p>
    <w:p w14:paraId="69D76F21">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7" w:name="_Ref199778871"/>
      <w:r>
        <w:rPr>
          <w:rFonts w:hint="eastAsia" w:ascii="Times New Roman" w:hAnsi="Times New Roman" w:cs="Times New Roman"/>
        </w:rPr>
        <w:t>叶欣,陈磊,杨小国,等.基于B/S模式的在线考试管理系统的分析与设计[J].电脑知识与技术,2021,17(35):48-50.</w:t>
      </w:r>
      <w:bookmarkEnd w:id="87"/>
    </w:p>
    <w:p w14:paraId="106C0846">
      <w:pPr>
        <w:pStyle w:val="38"/>
        <w:numPr>
          <w:ilvl w:val="0"/>
          <w:numId w:val="3"/>
        </w:numPr>
        <w:wordWrap/>
        <w:autoSpaceDE w:val="0"/>
        <w:autoSpaceDN w:val="0"/>
        <w:spacing w:line="360" w:lineRule="auto"/>
        <w:ind w:firstLineChars="0"/>
        <w:jc w:val="left"/>
        <w:rPr>
          <w:rFonts w:ascii="Times New Roman" w:hAnsi="Times New Roman" w:cs="Times New Roman"/>
        </w:rPr>
      </w:pPr>
      <w:bookmarkStart w:id="88" w:name="_Ref199779448"/>
      <w:r>
        <w:rPr>
          <w:rFonts w:hint="eastAsia" w:ascii="Times New Roman" w:hAnsi="Times New Roman" w:cs="Times New Roman"/>
        </w:rPr>
        <w:t>马惠强,曾宋贤,陈云生.基于Java的在线考试系统设计与开发[J].现代信息科技,2024,8(12):56-60+65.</w:t>
      </w:r>
      <w:bookmarkEnd w:id="88"/>
    </w:p>
    <w:p w14:paraId="5617920D">
      <w:pPr>
        <w:pStyle w:val="38"/>
        <w:numPr>
          <w:ilvl w:val="0"/>
          <w:numId w:val="3"/>
        </w:numPr>
        <w:wordWrap/>
        <w:autoSpaceDE w:val="0"/>
        <w:autoSpaceDN w:val="0"/>
        <w:spacing w:line="360" w:lineRule="auto"/>
        <w:ind w:firstLineChars="0"/>
        <w:jc w:val="left"/>
        <w:rPr>
          <w:rFonts w:ascii="Times New Roman" w:hAnsi="Times New Roman" w:cs="Times New Roman"/>
        </w:rPr>
      </w:pPr>
      <w:r>
        <w:rPr>
          <w:rFonts w:ascii="Times New Roman" w:hAnsi="Times New Roman" w:cs="宋体"/>
          <w:sz w:val="28"/>
          <w:szCs w:val="28"/>
        </w:rPr>
        <w:br w:type="page"/>
      </w:r>
    </w:p>
    <w:p w14:paraId="614AE121">
      <w:pPr>
        <w:wordWrap/>
        <w:autoSpaceDE w:val="0"/>
        <w:autoSpaceDN w:val="0"/>
        <w:spacing w:line="360" w:lineRule="auto"/>
        <w:jc w:val="center"/>
        <w:outlineLvl w:val="0"/>
        <w:rPr>
          <w:rFonts w:ascii="Times New Roman" w:hAnsi="Times New Roman" w:cs="宋体"/>
          <w:b/>
          <w:bCs/>
          <w:color w:val="000000"/>
          <w:sz w:val="24"/>
          <w:szCs w:val="24"/>
        </w:rPr>
      </w:pPr>
      <w:bookmarkStart w:id="89" w:name="_Toc510020732"/>
      <w:bookmarkStart w:id="90" w:name="_Toc149433916"/>
      <w:bookmarkStart w:id="91" w:name="_Toc1699631560"/>
      <w:bookmarkStart w:id="92" w:name="_Toc198834999"/>
      <w:bookmarkStart w:id="93" w:name="_Toc149435210"/>
      <w:bookmarkStart w:id="94" w:name="_Toc149435288"/>
      <w:r>
        <w:rPr>
          <w:rFonts w:hint="eastAsia" w:ascii="Times New Roman" w:hAnsi="Times New Roman" w:cs="宋体"/>
          <w:b/>
          <w:bCs/>
          <w:color w:val="000000"/>
          <w:sz w:val="24"/>
          <w:szCs w:val="24"/>
        </w:rPr>
        <w:t>致  谢</w:t>
      </w:r>
      <w:bookmarkEnd w:id="89"/>
      <w:bookmarkEnd w:id="90"/>
      <w:bookmarkEnd w:id="91"/>
      <w:bookmarkEnd w:id="92"/>
      <w:bookmarkEnd w:id="93"/>
      <w:bookmarkEnd w:id="94"/>
    </w:p>
    <w:p w14:paraId="10AB88C1">
      <w:pPr>
        <w:wordWrap/>
        <w:autoSpaceDE w:val="0"/>
        <w:autoSpaceDN w:val="0"/>
        <w:snapToGrid w:val="0"/>
        <w:spacing w:line="360" w:lineRule="auto"/>
        <w:ind w:firstLine="480" w:firstLineChars="200"/>
        <w:rPr>
          <w:rFonts w:ascii="Times New Roman" w:hAnsi="Times New Roman" w:cs="宋体"/>
          <w:color w:val="000000"/>
          <w:sz w:val="28"/>
          <w:szCs w:val="28"/>
        </w:rPr>
      </w:pPr>
      <w:r>
        <w:rPr>
          <w:rFonts w:ascii="Times New Roman" w:hAnsi="Times New Roman"/>
          <w:bCs/>
          <w:color w:val="000000" w:themeColor="text1"/>
          <w:sz w:val="24"/>
          <w14:textFill>
            <w14:solidFill>
              <w14:schemeClr w14:val="tx1"/>
            </w14:solidFill>
          </w14:textFill>
        </w:rPr>
        <w:t>在本论文的研究与撰写过程中，我要特别感谢我的导师，</w:t>
      </w:r>
      <w:r>
        <w:rPr>
          <w:rFonts w:hint="eastAsia" w:ascii="Times New Roman" w:hAnsi="Times New Roman"/>
          <w:bCs/>
          <w:color w:val="000000" w:themeColor="text1"/>
          <w:sz w:val="24"/>
          <w14:textFill>
            <w14:solidFill>
              <w14:schemeClr w14:val="tx1"/>
            </w14:solidFill>
          </w14:textFill>
        </w:rPr>
        <w:t>郭晨</w:t>
      </w:r>
      <w:r>
        <w:rPr>
          <w:rFonts w:ascii="Times New Roman" w:hAnsi="Times New Roman"/>
          <w:bCs/>
          <w:color w:val="000000" w:themeColor="text1"/>
          <w:sz w:val="24"/>
          <w14:textFill>
            <w14:solidFill>
              <w14:schemeClr w14:val="tx1"/>
            </w14:solidFill>
          </w14:textFill>
        </w:rPr>
        <w:t>教授，您以渊博的知识和丰富的经验为我提供了宝贵的指导。在整个研究过程中，您耐心的反馈和悉心的建议让我不断进步，并激发了我对在线考试及智能分析系统的深入思考。您的严谨学术态度和对研究的执着追求深深影响了我，让我认识到学术研究的意义和价值。我要感谢我的同学们，与你们的讨论与交流为我的研究注入了新的视角。在我们一起探讨课题时，激烈的思想碰撞让我收获颇丰。你们的合作与支持让我在研究的过程中倍感温暖，也让我学会了如何在团队中不断成长。同时，我要感谢我的家人，感谢你们无私的支持与理解。在我忙于学业和研究之际，你们总是在我身后默默的给予我鼓励与帮助。正是由于你们的支持与鼓励，我才能顺利完成本论文的研究与撰写，并在学术的道路上迈出了一步。再次感谢所有关注与帮助我的师长、同学、家人以及朋友，愿我们的努力与坚持都能在未来的学术旅程中结出丰硕的果实。</w:t>
      </w:r>
      <w:bookmarkEnd w:id="69"/>
    </w:p>
    <w:p w14:paraId="1FAA1ED2">
      <w:pPr>
        <w:wordWrap/>
        <w:autoSpaceDE w:val="0"/>
        <w:autoSpaceDN w:val="0"/>
        <w:spacing w:line="360" w:lineRule="auto"/>
        <w:ind w:firstLine="200"/>
        <w:rPr>
          <w:rFonts w:ascii="Times New Roman" w:hAnsi="Times New Roman"/>
        </w:rPr>
      </w:pPr>
    </w:p>
    <w:sectPr>
      <w:footerReference r:id="rId13" w:type="default"/>
      <w:footnotePr>
        <w:numFmt w:val="decimalEnclosedCircleChinese"/>
      </w:footnotePr>
      <w:pgSz w:w="11906" w:h="16838"/>
      <w:pgMar w:top="1440" w:right="1440" w:bottom="1440" w:left="1440" w:header="794" w:footer="794"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earr" w:date="2025-06-03T15:01:28Z" w:initials="">
    <w:p w14:paraId="1ED3AFCB">
      <w:pPr>
        <w:pStyle w:val="7"/>
        <w:rPr>
          <w:rFonts w:hint="default" w:eastAsia="宋体"/>
          <w:lang w:val="en-US" w:eastAsia="zh-CN"/>
        </w:rPr>
      </w:pPr>
      <w:r>
        <w:rPr>
          <w:rFonts w:hint="eastAsia"/>
          <w:lang w:val="en-US" w:eastAsia="zh-CN"/>
        </w:rPr>
        <w:t>页码不正常</w:t>
      </w:r>
    </w:p>
  </w:comment>
  <w:comment w:id="1" w:author="bearr" w:date="2025-06-03T15:01:17Z" w:initials="">
    <w:p w14:paraId="62B851BD">
      <w:pPr>
        <w:pStyle w:val="7"/>
        <w:rPr>
          <w:rFonts w:hint="default" w:eastAsia="宋体"/>
          <w:lang w:val="en-US" w:eastAsia="zh-CN"/>
        </w:rPr>
      </w:pPr>
      <w:r>
        <w:rPr>
          <w:rFonts w:hint="eastAsia"/>
          <w:lang w:val="en-US" w:eastAsia="zh-CN"/>
        </w:rPr>
        <w:t>没有页码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D3AFCB" w15:done="0"/>
  <w15:commentEx w15:paraId="62B851B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2CE91">
    <w:pPr>
      <w:pStyle w:val="12"/>
      <w:jc w:val="center"/>
    </w:pPr>
  </w:p>
  <w:p w14:paraId="219B56A9">
    <w:pPr>
      <w:pStyle w:val="12"/>
      <w:tabs>
        <w:tab w:val="center" w:pos="4513"/>
        <w:tab w:val="clear" w:pos="4153"/>
        <w:tab w:val="clear" w:pos="8306"/>
      </w:tabs>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F6FDA">
    <w:pPr>
      <w:pStyle w:val="12"/>
      <w:ind w:right="360" w:firstLine="360"/>
      <w:jc w:val="center"/>
    </w:pPr>
    <w: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A6C6C">
                          <w:pPr>
                            <w:pStyle w:val="1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5EA6C6C">
                    <w:pPr>
                      <w:pStyle w:val="1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26FAE">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A85F2">
    <w:pPr>
      <w:pStyle w:val="12"/>
      <w:tabs>
        <w:tab w:val="center" w:pos="4513"/>
        <w:tab w:val="clear" w:pos="4153"/>
        <w:tab w:val="clear" w:pos="8306"/>
      </w:tabs>
      <w:ind w:right="360"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AE16D">
    <w:pPr>
      <w:pStyle w:val="12"/>
      <w:jc w:val="center"/>
    </w:pPr>
    <w:r>
      <w:fldChar w:fldCharType="begin"/>
    </w:r>
    <w:r>
      <w:instrText xml:space="preserve">PAGE   \* MERGEFORMAT</w:instrText>
    </w:r>
    <w:r>
      <w:fldChar w:fldCharType="separate"/>
    </w:r>
    <w:r>
      <w:rPr>
        <w:lang w:val="zh-CN"/>
      </w:rPr>
      <w:t>1</w:t>
    </w:r>
    <w:r>
      <w:fldChar w:fldCharType="end"/>
    </w:r>
  </w:p>
  <w:p w14:paraId="27A6BBE3">
    <w:pPr>
      <w:pStyle w:val="12"/>
      <w:tabs>
        <w:tab w:val="center" w:pos="4513"/>
        <w:tab w:val="clear" w:pos="4153"/>
        <w:tab w:val="clear" w:pos="8306"/>
      </w:tabs>
      <w:ind w:right="360"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6D7AA">
    <w:pPr>
      <w:pStyle w:val="12"/>
      <w:tabs>
        <w:tab w:val="center" w:pos="4513"/>
        <w:tab w:val="clear" w:pos="4153"/>
        <w:tab w:val="clear" w:pos="8306"/>
      </w:tabs>
      <w:ind w:right="360"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D32CF">
    <w:pPr>
      <w:pStyle w:val="13"/>
      <w:pBdr>
        <w:bottom w:val="single" w:color="auto" w:sz="6" w:space="5"/>
      </w:pBdr>
      <w:rPr>
        <w:rFonts w:ascii="隶书" w:eastAsia="隶书"/>
        <w:sz w:val="21"/>
        <w:szCs w:val="21"/>
      </w:rPr>
    </w:pPr>
    <w:r>
      <w:rPr>
        <w:rFonts w:hint="eastAsia" w:ascii="隶书" w:eastAsia="隶书"/>
        <w:sz w:val="21"/>
        <w:szCs w:val="21"/>
      </w:rPr>
      <w:t>井冈山大学电子与信息工程学院毕业论文（设计）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E8206">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7057D">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52001"/>
    <w:multiLevelType w:val="multilevel"/>
    <w:tmpl w:val="1B152001"/>
    <w:lvl w:ilvl="0" w:tentative="0">
      <w:start w:val="1"/>
      <w:numFmt w:val="decimal"/>
      <w:lvlText w:val="（%1）"/>
      <w:lvlJc w:val="left"/>
      <w:pPr>
        <w:ind w:left="1429" w:hanging="72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
    <w:nsid w:val="42305F25"/>
    <w:multiLevelType w:val="multilevel"/>
    <w:tmpl w:val="42305F25"/>
    <w:lvl w:ilvl="0" w:tentative="0">
      <w:start w:val="1"/>
      <w:numFmt w:val="decimal"/>
      <w:lvlText w:val="（%1）"/>
      <w:lvlJc w:val="left"/>
      <w:pPr>
        <w:ind w:left="1429" w:hanging="720"/>
      </w:pPr>
      <w:rPr>
        <w:rFonts w:hint="default"/>
      </w:rPr>
    </w:lvl>
    <w:lvl w:ilvl="1" w:tentative="0">
      <w:start w:val="1"/>
      <w:numFmt w:val="lowerLetter"/>
      <w:lvlText w:val="%2)"/>
      <w:lvlJc w:val="left"/>
      <w:pPr>
        <w:ind w:left="1362" w:hanging="440"/>
      </w:pPr>
      <w:rPr>
        <w:rFonts w:hint="eastAsia"/>
      </w:rPr>
    </w:lvl>
    <w:lvl w:ilvl="2" w:tentative="0">
      <w:start w:val="1"/>
      <w:numFmt w:val="lowerRoman"/>
      <w:lvlText w:val="%3."/>
      <w:lvlJc w:val="right"/>
      <w:pPr>
        <w:ind w:left="1802" w:hanging="440"/>
      </w:pPr>
      <w:rPr>
        <w:rFonts w:hint="eastAsia"/>
      </w:rPr>
    </w:lvl>
    <w:lvl w:ilvl="3" w:tentative="0">
      <w:start w:val="1"/>
      <w:numFmt w:val="decimal"/>
      <w:lvlText w:val="%4."/>
      <w:lvlJc w:val="left"/>
      <w:pPr>
        <w:ind w:left="2242" w:hanging="440"/>
      </w:pPr>
      <w:rPr>
        <w:rFonts w:hint="eastAsia"/>
      </w:rPr>
    </w:lvl>
    <w:lvl w:ilvl="4" w:tentative="0">
      <w:start w:val="1"/>
      <w:numFmt w:val="lowerLetter"/>
      <w:lvlText w:val="%5)"/>
      <w:lvlJc w:val="left"/>
      <w:pPr>
        <w:ind w:left="2682" w:hanging="440"/>
      </w:pPr>
      <w:rPr>
        <w:rFonts w:hint="eastAsia"/>
      </w:rPr>
    </w:lvl>
    <w:lvl w:ilvl="5" w:tentative="0">
      <w:start w:val="1"/>
      <w:numFmt w:val="lowerRoman"/>
      <w:lvlText w:val="%6."/>
      <w:lvlJc w:val="right"/>
      <w:pPr>
        <w:ind w:left="3122" w:hanging="440"/>
      </w:pPr>
      <w:rPr>
        <w:rFonts w:hint="eastAsia"/>
      </w:rPr>
    </w:lvl>
    <w:lvl w:ilvl="6" w:tentative="0">
      <w:start w:val="1"/>
      <w:numFmt w:val="decimal"/>
      <w:lvlText w:val="%7."/>
      <w:lvlJc w:val="left"/>
      <w:pPr>
        <w:ind w:left="3562" w:hanging="440"/>
      </w:pPr>
      <w:rPr>
        <w:rFonts w:hint="eastAsia"/>
      </w:rPr>
    </w:lvl>
    <w:lvl w:ilvl="7" w:tentative="0">
      <w:start w:val="1"/>
      <w:numFmt w:val="lowerLetter"/>
      <w:lvlText w:val="%8)"/>
      <w:lvlJc w:val="left"/>
      <w:pPr>
        <w:ind w:left="4002" w:hanging="440"/>
      </w:pPr>
      <w:rPr>
        <w:rFonts w:hint="eastAsia"/>
      </w:rPr>
    </w:lvl>
    <w:lvl w:ilvl="8" w:tentative="0">
      <w:start w:val="1"/>
      <w:numFmt w:val="lowerRoman"/>
      <w:lvlText w:val="%9."/>
      <w:lvlJc w:val="right"/>
      <w:pPr>
        <w:ind w:left="4442" w:hanging="440"/>
      </w:pPr>
      <w:rPr>
        <w:rFonts w:hint="eastAsia"/>
      </w:rPr>
    </w:lvl>
  </w:abstractNum>
  <w:abstractNum w:abstractNumId="2">
    <w:nsid w:val="5CDE7FDF"/>
    <w:multiLevelType w:val="multilevel"/>
    <w:tmpl w:val="5CDE7FDF"/>
    <w:lvl w:ilvl="0" w:tentative="0">
      <w:start w:val="1"/>
      <w:numFmt w:val="decimal"/>
      <w:lvlText w:val="[%1]"/>
      <w:lvlJc w:val="left"/>
      <w:pPr>
        <w:ind w:left="44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earr">
    <w15:presenceInfo w15:providerId="WPS Office" w15:userId="3448338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xMzE5ODFjOGUyZWVkNGI5MjZlODU3MzljZmYyNTgifQ=="/>
  </w:docVars>
  <w:rsids>
    <w:rsidRoot w:val="00105A97"/>
    <w:rsid w:val="00001690"/>
    <w:rsid w:val="00001719"/>
    <w:rsid w:val="000052AC"/>
    <w:rsid w:val="000054E5"/>
    <w:rsid w:val="000066A8"/>
    <w:rsid w:val="00011F5A"/>
    <w:rsid w:val="00017BB7"/>
    <w:rsid w:val="00017D65"/>
    <w:rsid w:val="0002064D"/>
    <w:rsid w:val="00034057"/>
    <w:rsid w:val="000377F0"/>
    <w:rsid w:val="000401E6"/>
    <w:rsid w:val="00040D63"/>
    <w:rsid w:val="000460A4"/>
    <w:rsid w:val="0004668D"/>
    <w:rsid w:val="00047827"/>
    <w:rsid w:val="00047D3D"/>
    <w:rsid w:val="00051049"/>
    <w:rsid w:val="000532CB"/>
    <w:rsid w:val="000547EA"/>
    <w:rsid w:val="00060877"/>
    <w:rsid w:val="00061115"/>
    <w:rsid w:val="00061E8A"/>
    <w:rsid w:val="000633BC"/>
    <w:rsid w:val="00063EA4"/>
    <w:rsid w:val="00066A20"/>
    <w:rsid w:val="0007682E"/>
    <w:rsid w:val="000822E4"/>
    <w:rsid w:val="00082DEC"/>
    <w:rsid w:val="00084FBD"/>
    <w:rsid w:val="00086335"/>
    <w:rsid w:val="000927B6"/>
    <w:rsid w:val="000B02FC"/>
    <w:rsid w:val="000B1572"/>
    <w:rsid w:val="000B1B3C"/>
    <w:rsid w:val="000B1CFE"/>
    <w:rsid w:val="000B5B5D"/>
    <w:rsid w:val="000C291E"/>
    <w:rsid w:val="000C62BF"/>
    <w:rsid w:val="000C642C"/>
    <w:rsid w:val="000C77BA"/>
    <w:rsid w:val="000C7D37"/>
    <w:rsid w:val="000D297F"/>
    <w:rsid w:val="000D2F11"/>
    <w:rsid w:val="000D52FA"/>
    <w:rsid w:val="000D6D7D"/>
    <w:rsid w:val="000E0D4A"/>
    <w:rsid w:val="000E0E0C"/>
    <w:rsid w:val="000E3A86"/>
    <w:rsid w:val="000E4CD0"/>
    <w:rsid w:val="000E6F74"/>
    <w:rsid w:val="000E70C1"/>
    <w:rsid w:val="000E7A23"/>
    <w:rsid w:val="000F1F56"/>
    <w:rsid w:val="000F4E8A"/>
    <w:rsid w:val="000F5A03"/>
    <w:rsid w:val="000F74F6"/>
    <w:rsid w:val="0010368C"/>
    <w:rsid w:val="0010384F"/>
    <w:rsid w:val="00104580"/>
    <w:rsid w:val="00105A97"/>
    <w:rsid w:val="00106D70"/>
    <w:rsid w:val="0011177F"/>
    <w:rsid w:val="0012079E"/>
    <w:rsid w:val="00120E17"/>
    <w:rsid w:val="00121DAD"/>
    <w:rsid w:val="0012258B"/>
    <w:rsid w:val="00122C8A"/>
    <w:rsid w:val="0012368A"/>
    <w:rsid w:val="00124752"/>
    <w:rsid w:val="001266EF"/>
    <w:rsid w:val="001316E8"/>
    <w:rsid w:val="00135189"/>
    <w:rsid w:val="001354DD"/>
    <w:rsid w:val="00151377"/>
    <w:rsid w:val="0015288E"/>
    <w:rsid w:val="00152E00"/>
    <w:rsid w:val="0016588A"/>
    <w:rsid w:val="00165A9A"/>
    <w:rsid w:val="0016758B"/>
    <w:rsid w:val="0017062E"/>
    <w:rsid w:val="00171551"/>
    <w:rsid w:val="0017338B"/>
    <w:rsid w:val="001733C6"/>
    <w:rsid w:val="0017460C"/>
    <w:rsid w:val="00174DDC"/>
    <w:rsid w:val="001817FE"/>
    <w:rsid w:val="0018310C"/>
    <w:rsid w:val="0018533E"/>
    <w:rsid w:val="00190E13"/>
    <w:rsid w:val="00194CE6"/>
    <w:rsid w:val="00197B73"/>
    <w:rsid w:val="001A0EFE"/>
    <w:rsid w:val="001A2383"/>
    <w:rsid w:val="001A31CF"/>
    <w:rsid w:val="001A5F59"/>
    <w:rsid w:val="001B016D"/>
    <w:rsid w:val="001B2F8D"/>
    <w:rsid w:val="001B59C2"/>
    <w:rsid w:val="001C217E"/>
    <w:rsid w:val="001C40B6"/>
    <w:rsid w:val="001C5114"/>
    <w:rsid w:val="001C5B81"/>
    <w:rsid w:val="001C624F"/>
    <w:rsid w:val="001D28C9"/>
    <w:rsid w:val="001D3202"/>
    <w:rsid w:val="001D3B08"/>
    <w:rsid w:val="001E0761"/>
    <w:rsid w:val="001E3A0F"/>
    <w:rsid w:val="001F2D26"/>
    <w:rsid w:val="001F3713"/>
    <w:rsid w:val="001F4106"/>
    <w:rsid w:val="001F570F"/>
    <w:rsid w:val="0020251A"/>
    <w:rsid w:val="002039B0"/>
    <w:rsid w:val="00204F42"/>
    <w:rsid w:val="002123B2"/>
    <w:rsid w:val="00212BA2"/>
    <w:rsid w:val="00212DFA"/>
    <w:rsid w:val="0022020B"/>
    <w:rsid w:val="002205D8"/>
    <w:rsid w:val="002229F5"/>
    <w:rsid w:val="002320B7"/>
    <w:rsid w:val="00233189"/>
    <w:rsid w:val="0023447A"/>
    <w:rsid w:val="00236A99"/>
    <w:rsid w:val="00237D09"/>
    <w:rsid w:val="00244712"/>
    <w:rsid w:val="00246DF1"/>
    <w:rsid w:val="00250B20"/>
    <w:rsid w:val="002533AB"/>
    <w:rsid w:val="00257A12"/>
    <w:rsid w:val="00264EFA"/>
    <w:rsid w:val="002703ED"/>
    <w:rsid w:val="002719A3"/>
    <w:rsid w:val="00275A5B"/>
    <w:rsid w:val="00275B63"/>
    <w:rsid w:val="00280D13"/>
    <w:rsid w:val="00281915"/>
    <w:rsid w:val="00284E34"/>
    <w:rsid w:val="00290E15"/>
    <w:rsid w:val="00291122"/>
    <w:rsid w:val="00291E2E"/>
    <w:rsid w:val="002920FE"/>
    <w:rsid w:val="0029748E"/>
    <w:rsid w:val="002A0CCB"/>
    <w:rsid w:val="002A2EED"/>
    <w:rsid w:val="002A618A"/>
    <w:rsid w:val="002B0337"/>
    <w:rsid w:val="002B1368"/>
    <w:rsid w:val="002B1907"/>
    <w:rsid w:val="002B5B06"/>
    <w:rsid w:val="002B6163"/>
    <w:rsid w:val="002B7142"/>
    <w:rsid w:val="002B7515"/>
    <w:rsid w:val="002C3653"/>
    <w:rsid w:val="002C67E3"/>
    <w:rsid w:val="002D2D16"/>
    <w:rsid w:val="002D49D0"/>
    <w:rsid w:val="002D5621"/>
    <w:rsid w:val="002D5B0C"/>
    <w:rsid w:val="002E4DD2"/>
    <w:rsid w:val="002E56E9"/>
    <w:rsid w:val="002F2C10"/>
    <w:rsid w:val="003031A5"/>
    <w:rsid w:val="00310547"/>
    <w:rsid w:val="003206B2"/>
    <w:rsid w:val="003246C6"/>
    <w:rsid w:val="00332848"/>
    <w:rsid w:val="00332CA7"/>
    <w:rsid w:val="00333AAC"/>
    <w:rsid w:val="00337464"/>
    <w:rsid w:val="003402BC"/>
    <w:rsid w:val="00344015"/>
    <w:rsid w:val="00344368"/>
    <w:rsid w:val="00353AFA"/>
    <w:rsid w:val="00353DEE"/>
    <w:rsid w:val="00353F0D"/>
    <w:rsid w:val="003572F4"/>
    <w:rsid w:val="00363098"/>
    <w:rsid w:val="003633DD"/>
    <w:rsid w:val="0036569C"/>
    <w:rsid w:val="00365917"/>
    <w:rsid w:val="00365FD5"/>
    <w:rsid w:val="003720A7"/>
    <w:rsid w:val="00373C08"/>
    <w:rsid w:val="00375454"/>
    <w:rsid w:val="003805CE"/>
    <w:rsid w:val="00381288"/>
    <w:rsid w:val="003819D1"/>
    <w:rsid w:val="003829ED"/>
    <w:rsid w:val="00382C73"/>
    <w:rsid w:val="00384DB8"/>
    <w:rsid w:val="0038604A"/>
    <w:rsid w:val="0038718F"/>
    <w:rsid w:val="0039273E"/>
    <w:rsid w:val="003937FF"/>
    <w:rsid w:val="003951FB"/>
    <w:rsid w:val="00397EB9"/>
    <w:rsid w:val="003A017C"/>
    <w:rsid w:val="003A14EC"/>
    <w:rsid w:val="003A5FFB"/>
    <w:rsid w:val="003B65B8"/>
    <w:rsid w:val="003B7EA2"/>
    <w:rsid w:val="003C2A98"/>
    <w:rsid w:val="003C4088"/>
    <w:rsid w:val="003D6B93"/>
    <w:rsid w:val="003E138D"/>
    <w:rsid w:val="003E4F33"/>
    <w:rsid w:val="003E5DAC"/>
    <w:rsid w:val="003E6849"/>
    <w:rsid w:val="003F4FB5"/>
    <w:rsid w:val="004021AA"/>
    <w:rsid w:val="00402603"/>
    <w:rsid w:val="00404886"/>
    <w:rsid w:val="00404C7C"/>
    <w:rsid w:val="004051D3"/>
    <w:rsid w:val="00405611"/>
    <w:rsid w:val="00406659"/>
    <w:rsid w:val="004100FD"/>
    <w:rsid w:val="00412D58"/>
    <w:rsid w:val="00422824"/>
    <w:rsid w:val="004245C6"/>
    <w:rsid w:val="004247D0"/>
    <w:rsid w:val="00430D01"/>
    <w:rsid w:val="00432BED"/>
    <w:rsid w:val="0043347E"/>
    <w:rsid w:val="00441449"/>
    <w:rsid w:val="00443545"/>
    <w:rsid w:val="00445579"/>
    <w:rsid w:val="00463FF3"/>
    <w:rsid w:val="00466809"/>
    <w:rsid w:val="00467A3E"/>
    <w:rsid w:val="00472B0B"/>
    <w:rsid w:val="0048483D"/>
    <w:rsid w:val="00484D6E"/>
    <w:rsid w:val="00492080"/>
    <w:rsid w:val="004924D9"/>
    <w:rsid w:val="00492969"/>
    <w:rsid w:val="00493AF1"/>
    <w:rsid w:val="0049543A"/>
    <w:rsid w:val="00496E70"/>
    <w:rsid w:val="00497BCE"/>
    <w:rsid w:val="004B0BAF"/>
    <w:rsid w:val="004B1A30"/>
    <w:rsid w:val="004B2F1E"/>
    <w:rsid w:val="004B48F6"/>
    <w:rsid w:val="004B4A2F"/>
    <w:rsid w:val="004B7E9E"/>
    <w:rsid w:val="004C02D9"/>
    <w:rsid w:val="004C6A73"/>
    <w:rsid w:val="004D113D"/>
    <w:rsid w:val="004D36F7"/>
    <w:rsid w:val="004D551E"/>
    <w:rsid w:val="004E10D2"/>
    <w:rsid w:val="004E1D8F"/>
    <w:rsid w:val="004E2F1A"/>
    <w:rsid w:val="004E343E"/>
    <w:rsid w:val="004E5284"/>
    <w:rsid w:val="004E5A94"/>
    <w:rsid w:val="004F279D"/>
    <w:rsid w:val="004F3B73"/>
    <w:rsid w:val="004F617D"/>
    <w:rsid w:val="004F63F7"/>
    <w:rsid w:val="005020AE"/>
    <w:rsid w:val="0051335F"/>
    <w:rsid w:val="00521FD9"/>
    <w:rsid w:val="00532D04"/>
    <w:rsid w:val="00533CEB"/>
    <w:rsid w:val="00541545"/>
    <w:rsid w:val="00545D91"/>
    <w:rsid w:val="005479A2"/>
    <w:rsid w:val="00555D6A"/>
    <w:rsid w:val="00555E0E"/>
    <w:rsid w:val="00555EF6"/>
    <w:rsid w:val="00557CF8"/>
    <w:rsid w:val="0056402C"/>
    <w:rsid w:val="005648BC"/>
    <w:rsid w:val="00572FCB"/>
    <w:rsid w:val="005759CB"/>
    <w:rsid w:val="005805DC"/>
    <w:rsid w:val="0058074C"/>
    <w:rsid w:val="005811FC"/>
    <w:rsid w:val="00583A1D"/>
    <w:rsid w:val="00592489"/>
    <w:rsid w:val="00593458"/>
    <w:rsid w:val="0059726C"/>
    <w:rsid w:val="005A07A0"/>
    <w:rsid w:val="005A0AD3"/>
    <w:rsid w:val="005A6CB9"/>
    <w:rsid w:val="005B00D2"/>
    <w:rsid w:val="005B02CE"/>
    <w:rsid w:val="005B1887"/>
    <w:rsid w:val="005B65D6"/>
    <w:rsid w:val="005C125A"/>
    <w:rsid w:val="005E30A9"/>
    <w:rsid w:val="005E48E6"/>
    <w:rsid w:val="005E490D"/>
    <w:rsid w:val="005F3F76"/>
    <w:rsid w:val="0060092E"/>
    <w:rsid w:val="006015C9"/>
    <w:rsid w:val="00605100"/>
    <w:rsid w:val="00605DD9"/>
    <w:rsid w:val="00606796"/>
    <w:rsid w:val="0060719A"/>
    <w:rsid w:val="006075AE"/>
    <w:rsid w:val="00611F74"/>
    <w:rsid w:val="006201B7"/>
    <w:rsid w:val="0062150A"/>
    <w:rsid w:val="006233B3"/>
    <w:rsid w:val="00624F20"/>
    <w:rsid w:val="00626712"/>
    <w:rsid w:val="006303C4"/>
    <w:rsid w:val="00631331"/>
    <w:rsid w:val="006322ED"/>
    <w:rsid w:val="00636209"/>
    <w:rsid w:val="00636A78"/>
    <w:rsid w:val="00637605"/>
    <w:rsid w:val="006403FA"/>
    <w:rsid w:val="00641973"/>
    <w:rsid w:val="0064270F"/>
    <w:rsid w:val="00642D10"/>
    <w:rsid w:val="00643C10"/>
    <w:rsid w:val="00645413"/>
    <w:rsid w:val="0064574C"/>
    <w:rsid w:val="00647C07"/>
    <w:rsid w:val="006501F0"/>
    <w:rsid w:val="0065276A"/>
    <w:rsid w:val="00655A35"/>
    <w:rsid w:val="00656572"/>
    <w:rsid w:val="00661535"/>
    <w:rsid w:val="00664D59"/>
    <w:rsid w:val="0066707B"/>
    <w:rsid w:val="00671DED"/>
    <w:rsid w:val="00674413"/>
    <w:rsid w:val="00675452"/>
    <w:rsid w:val="0067582B"/>
    <w:rsid w:val="0067633E"/>
    <w:rsid w:val="00681265"/>
    <w:rsid w:val="0068282A"/>
    <w:rsid w:val="00684D67"/>
    <w:rsid w:val="006861A8"/>
    <w:rsid w:val="00687DAE"/>
    <w:rsid w:val="00693960"/>
    <w:rsid w:val="00693C3E"/>
    <w:rsid w:val="006954D5"/>
    <w:rsid w:val="006A28BA"/>
    <w:rsid w:val="006A3273"/>
    <w:rsid w:val="006A384D"/>
    <w:rsid w:val="006B033A"/>
    <w:rsid w:val="006C411E"/>
    <w:rsid w:val="006C62CB"/>
    <w:rsid w:val="006D0037"/>
    <w:rsid w:val="006D21F5"/>
    <w:rsid w:val="006E0A2C"/>
    <w:rsid w:val="006E10E6"/>
    <w:rsid w:val="006E12E8"/>
    <w:rsid w:val="006F3B1C"/>
    <w:rsid w:val="006F6CDF"/>
    <w:rsid w:val="00700531"/>
    <w:rsid w:val="00702F47"/>
    <w:rsid w:val="007050AF"/>
    <w:rsid w:val="007050F4"/>
    <w:rsid w:val="00715A8A"/>
    <w:rsid w:val="00717BCA"/>
    <w:rsid w:val="007232CA"/>
    <w:rsid w:val="007258AD"/>
    <w:rsid w:val="0072733F"/>
    <w:rsid w:val="0072771B"/>
    <w:rsid w:val="00727E87"/>
    <w:rsid w:val="00734C78"/>
    <w:rsid w:val="007356E1"/>
    <w:rsid w:val="007408D7"/>
    <w:rsid w:val="007420D3"/>
    <w:rsid w:val="00742F99"/>
    <w:rsid w:val="007475D7"/>
    <w:rsid w:val="00747C1D"/>
    <w:rsid w:val="0075337B"/>
    <w:rsid w:val="007540E3"/>
    <w:rsid w:val="00757A80"/>
    <w:rsid w:val="00761931"/>
    <w:rsid w:val="00761D42"/>
    <w:rsid w:val="00764658"/>
    <w:rsid w:val="00770DE4"/>
    <w:rsid w:val="00773500"/>
    <w:rsid w:val="00775DAF"/>
    <w:rsid w:val="0077720B"/>
    <w:rsid w:val="00784C8D"/>
    <w:rsid w:val="00785A67"/>
    <w:rsid w:val="007867E8"/>
    <w:rsid w:val="007879F1"/>
    <w:rsid w:val="00797377"/>
    <w:rsid w:val="007A34D0"/>
    <w:rsid w:val="007A685D"/>
    <w:rsid w:val="007B1AB2"/>
    <w:rsid w:val="007B3ADE"/>
    <w:rsid w:val="007C0FB1"/>
    <w:rsid w:val="007C3E09"/>
    <w:rsid w:val="007C4828"/>
    <w:rsid w:val="007D376D"/>
    <w:rsid w:val="007D3F43"/>
    <w:rsid w:val="007D4254"/>
    <w:rsid w:val="007E2DCF"/>
    <w:rsid w:val="007E53B5"/>
    <w:rsid w:val="007E79A0"/>
    <w:rsid w:val="007F1F39"/>
    <w:rsid w:val="007F2C2F"/>
    <w:rsid w:val="007F3753"/>
    <w:rsid w:val="007F3D2E"/>
    <w:rsid w:val="007F3D5C"/>
    <w:rsid w:val="007F6BDE"/>
    <w:rsid w:val="008026DB"/>
    <w:rsid w:val="00802C83"/>
    <w:rsid w:val="0080345C"/>
    <w:rsid w:val="008050C8"/>
    <w:rsid w:val="008068B2"/>
    <w:rsid w:val="00814C9C"/>
    <w:rsid w:val="0081556D"/>
    <w:rsid w:val="00816E96"/>
    <w:rsid w:val="008171F5"/>
    <w:rsid w:val="008256CA"/>
    <w:rsid w:val="00832678"/>
    <w:rsid w:val="008372B1"/>
    <w:rsid w:val="00843A63"/>
    <w:rsid w:val="00850084"/>
    <w:rsid w:val="00850ECD"/>
    <w:rsid w:val="00853532"/>
    <w:rsid w:val="0085657C"/>
    <w:rsid w:val="00860038"/>
    <w:rsid w:val="00862533"/>
    <w:rsid w:val="008656B4"/>
    <w:rsid w:val="008706EA"/>
    <w:rsid w:val="00872B5A"/>
    <w:rsid w:val="00874E8D"/>
    <w:rsid w:val="00875215"/>
    <w:rsid w:val="00886B75"/>
    <w:rsid w:val="00886EED"/>
    <w:rsid w:val="00891171"/>
    <w:rsid w:val="00893BE6"/>
    <w:rsid w:val="00894895"/>
    <w:rsid w:val="00895211"/>
    <w:rsid w:val="00896704"/>
    <w:rsid w:val="00897377"/>
    <w:rsid w:val="008A40B2"/>
    <w:rsid w:val="008B67D0"/>
    <w:rsid w:val="008B72FA"/>
    <w:rsid w:val="008B73FC"/>
    <w:rsid w:val="008C3B4C"/>
    <w:rsid w:val="008C3CF0"/>
    <w:rsid w:val="008C7D54"/>
    <w:rsid w:val="008D3848"/>
    <w:rsid w:val="008D4DD7"/>
    <w:rsid w:val="008D4F51"/>
    <w:rsid w:val="008D4FF5"/>
    <w:rsid w:val="008E7BD9"/>
    <w:rsid w:val="008E7CEE"/>
    <w:rsid w:val="008F1C3E"/>
    <w:rsid w:val="008F4010"/>
    <w:rsid w:val="008F60DB"/>
    <w:rsid w:val="00900CA1"/>
    <w:rsid w:val="009033EF"/>
    <w:rsid w:val="00907F38"/>
    <w:rsid w:val="009117A5"/>
    <w:rsid w:val="00917EA1"/>
    <w:rsid w:val="009209FD"/>
    <w:rsid w:val="00933242"/>
    <w:rsid w:val="00935CB1"/>
    <w:rsid w:val="00945F85"/>
    <w:rsid w:val="009463FE"/>
    <w:rsid w:val="00947C59"/>
    <w:rsid w:val="00950113"/>
    <w:rsid w:val="009503F5"/>
    <w:rsid w:val="00953664"/>
    <w:rsid w:val="009557A1"/>
    <w:rsid w:val="0095612B"/>
    <w:rsid w:val="009604B0"/>
    <w:rsid w:val="00960DC6"/>
    <w:rsid w:val="009643EC"/>
    <w:rsid w:val="00966B76"/>
    <w:rsid w:val="00966F94"/>
    <w:rsid w:val="00967DBC"/>
    <w:rsid w:val="0097040C"/>
    <w:rsid w:val="00972FD4"/>
    <w:rsid w:val="00973F08"/>
    <w:rsid w:val="00975280"/>
    <w:rsid w:val="00976B67"/>
    <w:rsid w:val="0097707F"/>
    <w:rsid w:val="009829A7"/>
    <w:rsid w:val="00983B07"/>
    <w:rsid w:val="00984028"/>
    <w:rsid w:val="009840D8"/>
    <w:rsid w:val="00987870"/>
    <w:rsid w:val="0099114D"/>
    <w:rsid w:val="00994A3C"/>
    <w:rsid w:val="009960B5"/>
    <w:rsid w:val="009973C1"/>
    <w:rsid w:val="009A0F76"/>
    <w:rsid w:val="009A391D"/>
    <w:rsid w:val="009A564E"/>
    <w:rsid w:val="009A61E4"/>
    <w:rsid w:val="009B2172"/>
    <w:rsid w:val="009B57A6"/>
    <w:rsid w:val="009C31D2"/>
    <w:rsid w:val="009C35AE"/>
    <w:rsid w:val="009D094F"/>
    <w:rsid w:val="009D504C"/>
    <w:rsid w:val="009D5DA3"/>
    <w:rsid w:val="009D6082"/>
    <w:rsid w:val="009D6306"/>
    <w:rsid w:val="009E16EB"/>
    <w:rsid w:val="009E2377"/>
    <w:rsid w:val="009E4BAA"/>
    <w:rsid w:val="009E6963"/>
    <w:rsid w:val="009F0B70"/>
    <w:rsid w:val="00A00265"/>
    <w:rsid w:val="00A03CAE"/>
    <w:rsid w:val="00A04122"/>
    <w:rsid w:val="00A11055"/>
    <w:rsid w:val="00A11DB1"/>
    <w:rsid w:val="00A137F2"/>
    <w:rsid w:val="00A15CE7"/>
    <w:rsid w:val="00A203CE"/>
    <w:rsid w:val="00A2072D"/>
    <w:rsid w:val="00A20C52"/>
    <w:rsid w:val="00A26333"/>
    <w:rsid w:val="00A2753C"/>
    <w:rsid w:val="00A31490"/>
    <w:rsid w:val="00A329C6"/>
    <w:rsid w:val="00A333FE"/>
    <w:rsid w:val="00A35A3D"/>
    <w:rsid w:val="00A41285"/>
    <w:rsid w:val="00A45D61"/>
    <w:rsid w:val="00A468DB"/>
    <w:rsid w:val="00A46FFB"/>
    <w:rsid w:val="00A532B6"/>
    <w:rsid w:val="00A54E08"/>
    <w:rsid w:val="00A5580E"/>
    <w:rsid w:val="00A62864"/>
    <w:rsid w:val="00A715E1"/>
    <w:rsid w:val="00A725FD"/>
    <w:rsid w:val="00A75560"/>
    <w:rsid w:val="00A759DA"/>
    <w:rsid w:val="00A80CE8"/>
    <w:rsid w:val="00A838F3"/>
    <w:rsid w:val="00A839AE"/>
    <w:rsid w:val="00A847BF"/>
    <w:rsid w:val="00A85097"/>
    <w:rsid w:val="00A874D8"/>
    <w:rsid w:val="00A87666"/>
    <w:rsid w:val="00A90460"/>
    <w:rsid w:val="00A9055C"/>
    <w:rsid w:val="00A92CBC"/>
    <w:rsid w:val="00A93A97"/>
    <w:rsid w:val="00A96AB3"/>
    <w:rsid w:val="00AA34E0"/>
    <w:rsid w:val="00AA6CF5"/>
    <w:rsid w:val="00AB0235"/>
    <w:rsid w:val="00AB3661"/>
    <w:rsid w:val="00AC1F88"/>
    <w:rsid w:val="00AC6ADC"/>
    <w:rsid w:val="00AC7B31"/>
    <w:rsid w:val="00AD1074"/>
    <w:rsid w:val="00AD2406"/>
    <w:rsid w:val="00AD2696"/>
    <w:rsid w:val="00AD3A09"/>
    <w:rsid w:val="00AD46BC"/>
    <w:rsid w:val="00AD57C0"/>
    <w:rsid w:val="00AE41E0"/>
    <w:rsid w:val="00AE4433"/>
    <w:rsid w:val="00AE6489"/>
    <w:rsid w:val="00AF065C"/>
    <w:rsid w:val="00AF74A8"/>
    <w:rsid w:val="00AF7E4D"/>
    <w:rsid w:val="00B028D0"/>
    <w:rsid w:val="00B037F9"/>
    <w:rsid w:val="00B0614A"/>
    <w:rsid w:val="00B0715A"/>
    <w:rsid w:val="00B1052B"/>
    <w:rsid w:val="00B11F15"/>
    <w:rsid w:val="00B1368B"/>
    <w:rsid w:val="00B158F4"/>
    <w:rsid w:val="00B27443"/>
    <w:rsid w:val="00B279FD"/>
    <w:rsid w:val="00B3062C"/>
    <w:rsid w:val="00B306FA"/>
    <w:rsid w:val="00B30C0E"/>
    <w:rsid w:val="00B32561"/>
    <w:rsid w:val="00B32A53"/>
    <w:rsid w:val="00B40E9E"/>
    <w:rsid w:val="00B42FD2"/>
    <w:rsid w:val="00B43062"/>
    <w:rsid w:val="00B50BD7"/>
    <w:rsid w:val="00B52D5A"/>
    <w:rsid w:val="00B53A84"/>
    <w:rsid w:val="00B53F16"/>
    <w:rsid w:val="00B57836"/>
    <w:rsid w:val="00B6248E"/>
    <w:rsid w:val="00B6599D"/>
    <w:rsid w:val="00B74DE1"/>
    <w:rsid w:val="00B75CD6"/>
    <w:rsid w:val="00B825CC"/>
    <w:rsid w:val="00B867EB"/>
    <w:rsid w:val="00B93FA9"/>
    <w:rsid w:val="00B94E7F"/>
    <w:rsid w:val="00B94E97"/>
    <w:rsid w:val="00B95414"/>
    <w:rsid w:val="00B960A9"/>
    <w:rsid w:val="00B967AB"/>
    <w:rsid w:val="00BA17A9"/>
    <w:rsid w:val="00BA678E"/>
    <w:rsid w:val="00BA78B4"/>
    <w:rsid w:val="00BB0D1F"/>
    <w:rsid w:val="00BB168C"/>
    <w:rsid w:val="00BB2579"/>
    <w:rsid w:val="00BB65BF"/>
    <w:rsid w:val="00BC7A8A"/>
    <w:rsid w:val="00BD3EA6"/>
    <w:rsid w:val="00BD4A09"/>
    <w:rsid w:val="00BD4A7B"/>
    <w:rsid w:val="00BD66A1"/>
    <w:rsid w:val="00BD7053"/>
    <w:rsid w:val="00BD741C"/>
    <w:rsid w:val="00BE15BA"/>
    <w:rsid w:val="00BE1DAD"/>
    <w:rsid w:val="00BE4027"/>
    <w:rsid w:val="00BE4AE0"/>
    <w:rsid w:val="00BE6A90"/>
    <w:rsid w:val="00BF33F8"/>
    <w:rsid w:val="00BF3CA5"/>
    <w:rsid w:val="00BF67AD"/>
    <w:rsid w:val="00BF75BE"/>
    <w:rsid w:val="00C0050B"/>
    <w:rsid w:val="00C007D0"/>
    <w:rsid w:val="00C01231"/>
    <w:rsid w:val="00C0158B"/>
    <w:rsid w:val="00C020D9"/>
    <w:rsid w:val="00C02470"/>
    <w:rsid w:val="00C055B1"/>
    <w:rsid w:val="00C1383E"/>
    <w:rsid w:val="00C16136"/>
    <w:rsid w:val="00C20239"/>
    <w:rsid w:val="00C22064"/>
    <w:rsid w:val="00C23A26"/>
    <w:rsid w:val="00C2681A"/>
    <w:rsid w:val="00C31BC1"/>
    <w:rsid w:val="00C32136"/>
    <w:rsid w:val="00C37669"/>
    <w:rsid w:val="00C414B0"/>
    <w:rsid w:val="00C415E7"/>
    <w:rsid w:val="00C45605"/>
    <w:rsid w:val="00C47A73"/>
    <w:rsid w:val="00C5176F"/>
    <w:rsid w:val="00C520DB"/>
    <w:rsid w:val="00C54B1B"/>
    <w:rsid w:val="00C5503E"/>
    <w:rsid w:val="00C60AAD"/>
    <w:rsid w:val="00C65F9C"/>
    <w:rsid w:val="00C67BBA"/>
    <w:rsid w:val="00C729A9"/>
    <w:rsid w:val="00C87AB5"/>
    <w:rsid w:val="00C91B22"/>
    <w:rsid w:val="00C939E3"/>
    <w:rsid w:val="00C96F8D"/>
    <w:rsid w:val="00CA0E0C"/>
    <w:rsid w:val="00CB446B"/>
    <w:rsid w:val="00CB4839"/>
    <w:rsid w:val="00CB5FD6"/>
    <w:rsid w:val="00CC3EA0"/>
    <w:rsid w:val="00CC74DD"/>
    <w:rsid w:val="00CD0DCD"/>
    <w:rsid w:val="00CD656D"/>
    <w:rsid w:val="00CD76D9"/>
    <w:rsid w:val="00CE08B4"/>
    <w:rsid w:val="00CE1BFD"/>
    <w:rsid w:val="00CE1C1C"/>
    <w:rsid w:val="00CE5A1F"/>
    <w:rsid w:val="00CE6870"/>
    <w:rsid w:val="00CF063F"/>
    <w:rsid w:val="00CF7956"/>
    <w:rsid w:val="00CF7D1F"/>
    <w:rsid w:val="00D0067C"/>
    <w:rsid w:val="00D15A71"/>
    <w:rsid w:val="00D16CE6"/>
    <w:rsid w:val="00D246A7"/>
    <w:rsid w:val="00D25EAC"/>
    <w:rsid w:val="00D25FCD"/>
    <w:rsid w:val="00D42540"/>
    <w:rsid w:val="00D42561"/>
    <w:rsid w:val="00D447AC"/>
    <w:rsid w:val="00D475B4"/>
    <w:rsid w:val="00D52DFA"/>
    <w:rsid w:val="00D54805"/>
    <w:rsid w:val="00D564AE"/>
    <w:rsid w:val="00D60249"/>
    <w:rsid w:val="00D63C29"/>
    <w:rsid w:val="00D70932"/>
    <w:rsid w:val="00D72506"/>
    <w:rsid w:val="00D75FEF"/>
    <w:rsid w:val="00D76B40"/>
    <w:rsid w:val="00D83B4E"/>
    <w:rsid w:val="00D83C39"/>
    <w:rsid w:val="00D83F92"/>
    <w:rsid w:val="00D84282"/>
    <w:rsid w:val="00D8502F"/>
    <w:rsid w:val="00D8677D"/>
    <w:rsid w:val="00D8714F"/>
    <w:rsid w:val="00D91F55"/>
    <w:rsid w:val="00D92912"/>
    <w:rsid w:val="00D94414"/>
    <w:rsid w:val="00D95B7D"/>
    <w:rsid w:val="00D95EB0"/>
    <w:rsid w:val="00D97961"/>
    <w:rsid w:val="00DA2261"/>
    <w:rsid w:val="00DA4AA4"/>
    <w:rsid w:val="00DA6A3B"/>
    <w:rsid w:val="00DA6C8C"/>
    <w:rsid w:val="00DA7CB7"/>
    <w:rsid w:val="00DB0B2B"/>
    <w:rsid w:val="00DB1044"/>
    <w:rsid w:val="00DB2C8F"/>
    <w:rsid w:val="00DB40E3"/>
    <w:rsid w:val="00DB5057"/>
    <w:rsid w:val="00DB5D0F"/>
    <w:rsid w:val="00DB71C5"/>
    <w:rsid w:val="00DC2DD4"/>
    <w:rsid w:val="00DC3E52"/>
    <w:rsid w:val="00DC4236"/>
    <w:rsid w:val="00DD38D2"/>
    <w:rsid w:val="00DD5D08"/>
    <w:rsid w:val="00DD7F6E"/>
    <w:rsid w:val="00DE2CDA"/>
    <w:rsid w:val="00DE4EE2"/>
    <w:rsid w:val="00DE7155"/>
    <w:rsid w:val="00DE76A2"/>
    <w:rsid w:val="00DF12B5"/>
    <w:rsid w:val="00DF3F86"/>
    <w:rsid w:val="00DF4067"/>
    <w:rsid w:val="00E02F12"/>
    <w:rsid w:val="00E05B1F"/>
    <w:rsid w:val="00E0611E"/>
    <w:rsid w:val="00E07417"/>
    <w:rsid w:val="00E07E59"/>
    <w:rsid w:val="00E11E40"/>
    <w:rsid w:val="00E12B92"/>
    <w:rsid w:val="00E1567B"/>
    <w:rsid w:val="00E20B8E"/>
    <w:rsid w:val="00E30708"/>
    <w:rsid w:val="00E30C5E"/>
    <w:rsid w:val="00E3109D"/>
    <w:rsid w:val="00E32924"/>
    <w:rsid w:val="00E34693"/>
    <w:rsid w:val="00E34F48"/>
    <w:rsid w:val="00E40788"/>
    <w:rsid w:val="00E42DC7"/>
    <w:rsid w:val="00E43A26"/>
    <w:rsid w:val="00E43FF2"/>
    <w:rsid w:val="00E46008"/>
    <w:rsid w:val="00E506F4"/>
    <w:rsid w:val="00E5125C"/>
    <w:rsid w:val="00E51996"/>
    <w:rsid w:val="00E52516"/>
    <w:rsid w:val="00E5586B"/>
    <w:rsid w:val="00E60611"/>
    <w:rsid w:val="00E65511"/>
    <w:rsid w:val="00E663C0"/>
    <w:rsid w:val="00E74DFD"/>
    <w:rsid w:val="00E818B1"/>
    <w:rsid w:val="00E82B17"/>
    <w:rsid w:val="00E8351C"/>
    <w:rsid w:val="00E86593"/>
    <w:rsid w:val="00E90F39"/>
    <w:rsid w:val="00E915AF"/>
    <w:rsid w:val="00E91F93"/>
    <w:rsid w:val="00E95137"/>
    <w:rsid w:val="00E96C0B"/>
    <w:rsid w:val="00EA0959"/>
    <w:rsid w:val="00EA48DF"/>
    <w:rsid w:val="00EA6F3D"/>
    <w:rsid w:val="00EB0BF6"/>
    <w:rsid w:val="00EB0F15"/>
    <w:rsid w:val="00EB397A"/>
    <w:rsid w:val="00ED4E47"/>
    <w:rsid w:val="00ED6CFD"/>
    <w:rsid w:val="00EE3FE6"/>
    <w:rsid w:val="00EF0B67"/>
    <w:rsid w:val="00EF285A"/>
    <w:rsid w:val="00EF3979"/>
    <w:rsid w:val="00EF3F2C"/>
    <w:rsid w:val="00F03C23"/>
    <w:rsid w:val="00F074CF"/>
    <w:rsid w:val="00F11185"/>
    <w:rsid w:val="00F1263E"/>
    <w:rsid w:val="00F129B0"/>
    <w:rsid w:val="00F15B5F"/>
    <w:rsid w:val="00F228FF"/>
    <w:rsid w:val="00F23693"/>
    <w:rsid w:val="00F23D18"/>
    <w:rsid w:val="00F30EBA"/>
    <w:rsid w:val="00F35638"/>
    <w:rsid w:val="00F40F14"/>
    <w:rsid w:val="00F41B88"/>
    <w:rsid w:val="00F43F15"/>
    <w:rsid w:val="00F45279"/>
    <w:rsid w:val="00F46239"/>
    <w:rsid w:val="00F47BED"/>
    <w:rsid w:val="00F50363"/>
    <w:rsid w:val="00F526D0"/>
    <w:rsid w:val="00F52F4B"/>
    <w:rsid w:val="00F54752"/>
    <w:rsid w:val="00F576C8"/>
    <w:rsid w:val="00F6003B"/>
    <w:rsid w:val="00F62436"/>
    <w:rsid w:val="00F63471"/>
    <w:rsid w:val="00F635B0"/>
    <w:rsid w:val="00F655DB"/>
    <w:rsid w:val="00F71FF2"/>
    <w:rsid w:val="00F72400"/>
    <w:rsid w:val="00F746E4"/>
    <w:rsid w:val="00F771AD"/>
    <w:rsid w:val="00F77236"/>
    <w:rsid w:val="00F81385"/>
    <w:rsid w:val="00F868F3"/>
    <w:rsid w:val="00F91391"/>
    <w:rsid w:val="00F914E8"/>
    <w:rsid w:val="00F93E8A"/>
    <w:rsid w:val="00F97FE9"/>
    <w:rsid w:val="00FA23E8"/>
    <w:rsid w:val="00FA3861"/>
    <w:rsid w:val="00FB6CC3"/>
    <w:rsid w:val="00FC0682"/>
    <w:rsid w:val="00FC2C6C"/>
    <w:rsid w:val="00FC4CCE"/>
    <w:rsid w:val="00FC6E47"/>
    <w:rsid w:val="00FD44F2"/>
    <w:rsid w:val="00FD47AA"/>
    <w:rsid w:val="00FD7D7F"/>
    <w:rsid w:val="00FE12AA"/>
    <w:rsid w:val="00FF224B"/>
    <w:rsid w:val="00FF55BD"/>
    <w:rsid w:val="037A0E7D"/>
    <w:rsid w:val="045E0D7F"/>
    <w:rsid w:val="0A2A57D7"/>
    <w:rsid w:val="0CCE1629"/>
    <w:rsid w:val="11F8652C"/>
    <w:rsid w:val="17A8005A"/>
    <w:rsid w:val="1FD04104"/>
    <w:rsid w:val="2F0C1BEF"/>
    <w:rsid w:val="31B26346"/>
    <w:rsid w:val="34AC5D39"/>
    <w:rsid w:val="35C0308E"/>
    <w:rsid w:val="379530C6"/>
    <w:rsid w:val="39DA0497"/>
    <w:rsid w:val="3A9471DC"/>
    <w:rsid w:val="3CD4455E"/>
    <w:rsid w:val="3DEB5F14"/>
    <w:rsid w:val="46875502"/>
    <w:rsid w:val="48846C87"/>
    <w:rsid w:val="4DF9205A"/>
    <w:rsid w:val="4FFFAB93"/>
    <w:rsid w:val="54ED2AD8"/>
    <w:rsid w:val="587D5F57"/>
    <w:rsid w:val="5F3F7573"/>
    <w:rsid w:val="603A657F"/>
    <w:rsid w:val="608300EF"/>
    <w:rsid w:val="67F7E588"/>
    <w:rsid w:val="690373BE"/>
    <w:rsid w:val="6D578DCB"/>
    <w:rsid w:val="6DD30EA9"/>
    <w:rsid w:val="72733CC3"/>
    <w:rsid w:val="77E572AD"/>
    <w:rsid w:val="78DB12A4"/>
    <w:rsid w:val="7A123A90"/>
    <w:rsid w:val="7AB639F0"/>
    <w:rsid w:val="9FADF17A"/>
    <w:rsid w:val="BFFD3EC4"/>
    <w:rsid w:val="DB7FFB13"/>
    <w:rsid w:val="DEFB5534"/>
    <w:rsid w:val="EFA6BFFE"/>
    <w:rsid w:val="FEA5AAC6"/>
    <w:rsid w:val="FEDDD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ordWrap w:val="0"/>
      <w:jc w:val="both"/>
    </w:pPr>
    <w:rPr>
      <w:rFonts w:eastAsia="宋体" w:asciiTheme="minorHAnsi" w:hAnsiTheme="minorHAnsi" w:cstheme="minorBidi"/>
      <w:sz w:val="21"/>
      <w:szCs w:val="21"/>
      <w:lang w:val="en-US" w:eastAsia="zh-CN" w:bidi="ar-SA"/>
    </w:rPr>
  </w:style>
  <w:style w:type="paragraph" w:styleId="2">
    <w:name w:val="heading 1"/>
    <w:basedOn w:val="1"/>
    <w:next w:val="1"/>
    <w:link w:val="31"/>
    <w:qFormat/>
    <w:uiPriority w:val="9"/>
    <w:pPr>
      <w:keepNext/>
      <w:keepLines/>
      <w:spacing w:before="312" w:after="312" w:line="500" w:lineRule="exact"/>
      <w:jc w:val="center"/>
      <w:outlineLvl w:val="0"/>
    </w:pPr>
    <w:rPr>
      <w:rFonts w:eastAsia="黑体"/>
      <w:bCs/>
      <w:kern w:val="44"/>
      <w:sz w:val="44"/>
      <w:szCs w:val="44"/>
    </w:rPr>
  </w:style>
  <w:style w:type="paragraph" w:styleId="3">
    <w:name w:val="heading 2"/>
    <w:basedOn w:val="1"/>
    <w:next w:val="1"/>
    <w:link w:val="33"/>
    <w:qFormat/>
    <w:uiPriority w:val="0"/>
    <w:pPr>
      <w:keepNext/>
      <w:keepLines/>
      <w:spacing w:before="156" w:after="156" w:line="500" w:lineRule="exact"/>
      <w:outlineLvl w:val="1"/>
    </w:pPr>
    <w:rPr>
      <w:rFonts w:ascii="Arial" w:hAnsi="Arial" w:eastAsia="黑体"/>
      <w:bCs/>
      <w:sz w:val="32"/>
      <w:szCs w:val="32"/>
    </w:rPr>
  </w:style>
  <w:style w:type="paragraph" w:styleId="4">
    <w:name w:val="heading 3"/>
    <w:basedOn w:val="1"/>
    <w:next w:val="1"/>
    <w:link w:val="35"/>
    <w:unhideWhenUsed/>
    <w:qFormat/>
    <w:uiPriority w:val="9"/>
    <w:pPr>
      <w:keepNext/>
      <w:keepLines/>
      <w:spacing w:line="500" w:lineRule="exact"/>
      <w:outlineLvl w:val="2"/>
    </w:pPr>
    <w:rPr>
      <w:rFonts w:ascii="宋体" w:hAnsi="宋体"/>
      <w:bCs/>
      <w:sz w:val="24"/>
      <w:szCs w:val="32"/>
    </w:rPr>
  </w:style>
  <w:style w:type="paragraph" w:styleId="5">
    <w:name w:val="heading 4"/>
    <w:basedOn w:val="1"/>
    <w:next w:val="1"/>
    <w:link w:val="4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eastAsia="黑体" w:asciiTheme="majorHAnsi" w:hAnsiTheme="majorHAnsi" w:cstheme="majorBidi"/>
      <w:sz w:val="20"/>
      <w:szCs w:val="20"/>
    </w:rPr>
  </w:style>
  <w:style w:type="paragraph" w:styleId="7">
    <w:name w:val="annotation text"/>
    <w:basedOn w:val="1"/>
    <w:link w:val="37"/>
    <w:qFormat/>
    <w:uiPriority w:val="0"/>
    <w:pPr>
      <w:jc w:val="left"/>
    </w:pPr>
  </w:style>
  <w:style w:type="paragraph" w:styleId="8">
    <w:name w:val="Body Text Indent"/>
    <w:basedOn w:val="1"/>
    <w:link w:val="39"/>
    <w:semiHidden/>
    <w:unhideWhenUsed/>
    <w:qFormat/>
    <w:uiPriority w:val="99"/>
    <w:pPr>
      <w:spacing w:after="120"/>
      <w:ind w:left="420" w:leftChars="200"/>
    </w:pPr>
  </w:style>
  <w:style w:type="paragraph" w:styleId="9">
    <w:name w:val="toc 3"/>
    <w:basedOn w:val="1"/>
    <w:next w:val="1"/>
    <w:unhideWhenUsed/>
    <w:qFormat/>
    <w:uiPriority w:val="39"/>
    <w:pPr>
      <w:spacing w:line="360" w:lineRule="auto"/>
      <w:ind w:left="400" w:leftChars="400"/>
      <w:jc w:val="left"/>
    </w:pPr>
    <w:rPr>
      <w:b/>
      <w:sz w:val="24"/>
    </w:rPr>
  </w:style>
  <w:style w:type="paragraph" w:styleId="10">
    <w:name w:val="Body Text Indent 2"/>
    <w:basedOn w:val="1"/>
    <w:link w:val="30"/>
    <w:qFormat/>
    <w:uiPriority w:val="0"/>
    <w:pPr>
      <w:adjustRightInd w:val="0"/>
      <w:spacing w:line="400" w:lineRule="atLeast"/>
      <w:ind w:firstLine="630"/>
      <w:textAlignment w:val="baseline"/>
    </w:pPr>
    <w:rPr>
      <w:sz w:val="28"/>
      <w:szCs w:val="20"/>
    </w:rPr>
  </w:style>
  <w:style w:type="paragraph" w:styleId="11">
    <w:name w:val="Balloon Text"/>
    <w:basedOn w:val="1"/>
    <w:link w:val="29"/>
    <w:unhideWhenUsed/>
    <w:qFormat/>
    <w:uiPriority w:val="99"/>
    <w:rPr>
      <w:sz w:val="18"/>
      <w:szCs w:val="18"/>
    </w:rPr>
  </w:style>
  <w:style w:type="paragraph" w:styleId="12">
    <w:name w:val="footer"/>
    <w:basedOn w:val="1"/>
    <w:link w:val="28"/>
    <w:unhideWhenUsed/>
    <w:qFormat/>
    <w:uiPriority w:val="99"/>
    <w:pPr>
      <w:tabs>
        <w:tab w:val="center" w:pos="4153"/>
        <w:tab w:val="right" w:pos="8306"/>
      </w:tabs>
      <w:snapToGrid w:val="0"/>
      <w:jc w:val="left"/>
    </w:pPr>
    <w:rPr>
      <w:sz w:val="18"/>
      <w:szCs w:val="18"/>
    </w:rPr>
  </w:style>
  <w:style w:type="paragraph" w:styleId="13">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line="360" w:lineRule="auto"/>
    </w:pPr>
    <w:rPr>
      <w:b/>
      <w:sz w:val="24"/>
    </w:rPr>
  </w:style>
  <w:style w:type="paragraph" w:styleId="15">
    <w:name w:val="toc 4"/>
    <w:basedOn w:val="1"/>
    <w:next w:val="1"/>
    <w:unhideWhenUsed/>
    <w:qFormat/>
    <w:uiPriority w:val="39"/>
    <w:pPr>
      <w:ind w:left="1260" w:leftChars="600"/>
    </w:pPr>
  </w:style>
  <w:style w:type="paragraph" w:styleId="16">
    <w:name w:val="footnote text"/>
    <w:basedOn w:val="1"/>
    <w:link w:val="34"/>
    <w:unhideWhenUsed/>
    <w:qFormat/>
    <w:uiPriority w:val="0"/>
    <w:pPr>
      <w:snapToGrid w:val="0"/>
      <w:jc w:val="left"/>
    </w:pPr>
    <w:rPr>
      <w:sz w:val="18"/>
      <w:szCs w:val="18"/>
    </w:rPr>
  </w:style>
  <w:style w:type="paragraph" w:styleId="17">
    <w:name w:val="toc 2"/>
    <w:basedOn w:val="1"/>
    <w:next w:val="1"/>
    <w:qFormat/>
    <w:uiPriority w:val="39"/>
    <w:pPr>
      <w:spacing w:line="360" w:lineRule="auto"/>
      <w:ind w:left="200" w:leftChars="200"/>
      <w:jc w:val="left"/>
    </w:pPr>
    <w:rPr>
      <w:b/>
      <w:sz w:val="24"/>
    </w:rPr>
  </w:style>
  <w:style w:type="paragraph" w:styleId="18">
    <w:name w:val="Normal (Web)"/>
    <w:basedOn w:val="1"/>
    <w:semiHidden/>
    <w:unhideWhenUsed/>
    <w:qFormat/>
    <w:uiPriority w:val="99"/>
    <w:rPr>
      <w:rFonts w:ascii="Times New Roman" w:hAnsi="Times New Roman" w:cs="Times New Roman"/>
      <w:sz w:val="24"/>
      <w:szCs w:val="24"/>
    </w:rPr>
  </w:style>
  <w:style w:type="paragraph" w:styleId="19">
    <w:name w:val="Body Text First Indent 2"/>
    <w:basedOn w:val="8"/>
    <w:link w:val="40"/>
    <w:unhideWhenUsed/>
    <w:qFormat/>
    <w:uiPriority w:val="99"/>
    <w:pPr>
      <w:ind w:firstLine="420" w:firstLineChars="200"/>
    </w:pPr>
    <w:rPr>
      <w:rFonts w:ascii="宋体" w:hAnsi="宋体"/>
      <w:sz w:val="24"/>
      <w:szCs w:val="22"/>
    </w:r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semiHidden/>
    <w:unhideWhenUsed/>
    <w:qFormat/>
    <w:uiPriority w:val="99"/>
  </w:style>
  <w:style w:type="character" w:styleId="24">
    <w:name w:val="Hyperlink"/>
    <w:qFormat/>
    <w:uiPriority w:val="99"/>
    <w:rPr>
      <w:color w:val="0000FF"/>
      <w:u w:val="single"/>
    </w:rPr>
  </w:style>
  <w:style w:type="character" w:styleId="25">
    <w:name w:val="annotation reference"/>
    <w:basedOn w:val="22"/>
    <w:semiHidden/>
    <w:unhideWhenUsed/>
    <w:qFormat/>
    <w:uiPriority w:val="99"/>
    <w:rPr>
      <w:sz w:val="21"/>
      <w:szCs w:val="21"/>
    </w:rPr>
  </w:style>
  <w:style w:type="character" w:styleId="26">
    <w:name w:val="footnote reference"/>
    <w:unhideWhenUsed/>
    <w:qFormat/>
    <w:uiPriority w:val="0"/>
    <w:rPr>
      <w:rFonts w:ascii="宋体" w:hAnsi="宋体"/>
      <w:sz w:val="24"/>
      <w:vertAlign w:val="superscript"/>
    </w:rPr>
  </w:style>
  <w:style w:type="character" w:customStyle="1" w:styleId="27">
    <w:name w:val="页眉 字符"/>
    <w:basedOn w:val="22"/>
    <w:link w:val="13"/>
    <w:qFormat/>
    <w:uiPriority w:val="99"/>
    <w:rPr>
      <w:sz w:val="18"/>
      <w:szCs w:val="18"/>
    </w:rPr>
  </w:style>
  <w:style w:type="character" w:customStyle="1" w:styleId="28">
    <w:name w:val="页脚 字符"/>
    <w:basedOn w:val="22"/>
    <w:link w:val="12"/>
    <w:qFormat/>
    <w:uiPriority w:val="99"/>
    <w:rPr>
      <w:sz w:val="18"/>
      <w:szCs w:val="18"/>
    </w:rPr>
  </w:style>
  <w:style w:type="character" w:customStyle="1" w:styleId="29">
    <w:name w:val="批注框文本 字符"/>
    <w:basedOn w:val="22"/>
    <w:link w:val="11"/>
    <w:semiHidden/>
    <w:qFormat/>
    <w:uiPriority w:val="99"/>
    <w:rPr>
      <w:rFonts w:ascii="Times New Roman" w:hAnsi="Times New Roman" w:eastAsia="宋体" w:cs="Times New Roman"/>
      <w:sz w:val="18"/>
      <w:szCs w:val="18"/>
    </w:rPr>
  </w:style>
  <w:style w:type="character" w:customStyle="1" w:styleId="30">
    <w:name w:val="正文文本缩进 2 字符"/>
    <w:basedOn w:val="22"/>
    <w:link w:val="10"/>
    <w:qFormat/>
    <w:uiPriority w:val="0"/>
    <w:rPr>
      <w:rFonts w:ascii="Times New Roman" w:hAnsi="Times New Roman" w:eastAsia="宋体" w:cs="Times New Roman"/>
      <w:kern w:val="0"/>
      <w:sz w:val="28"/>
      <w:szCs w:val="20"/>
    </w:rPr>
  </w:style>
  <w:style w:type="character" w:customStyle="1" w:styleId="31">
    <w:name w:val="标题 1 字符"/>
    <w:basedOn w:val="22"/>
    <w:link w:val="2"/>
    <w:qFormat/>
    <w:uiPriority w:val="9"/>
    <w:rPr>
      <w:rFonts w:eastAsia="黑体"/>
      <w:bCs/>
      <w:kern w:val="44"/>
      <w:sz w:val="44"/>
      <w:szCs w:val="44"/>
    </w:rPr>
  </w:style>
  <w:style w:type="character" w:customStyle="1" w:styleId="32">
    <w:name w:val="@他1"/>
    <w:basedOn w:val="22"/>
    <w:semiHidden/>
    <w:unhideWhenUsed/>
    <w:qFormat/>
    <w:uiPriority w:val="99"/>
    <w:rPr>
      <w:color w:val="2B579A"/>
      <w:shd w:val="clear" w:color="auto" w:fill="E1DFDD"/>
    </w:rPr>
  </w:style>
  <w:style w:type="character" w:customStyle="1" w:styleId="33">
    <w:name w:val="标题 2 字符"/>
    <w:basedOn w:val="22"/>
    <w:link w:val="3"/>
    <w:qFormat/>
    <w:uiPriority w:val="0"/>
    <w:rPr>
      <w:rFonts w:ascii="Arial" w:hAnsi="Arial" w:eastAsia="黑体"/>
      <w:bCs/>
      <w:sz w:val="32"/>
      <w:szCs w:val="32"/>
    </w:rPr>
  </w:style>
  <w:style w:type="character" w:customStyle="1" w:styleId="34">
    <w:name w:val="脚注文本 字符"/>
    <w:basedOn w:val="22"/>
    <w:link w:val="16"/>
    <w:semiHidden/>
    <w:qFormat/>
    <w:uiPriority w:val="0"/>
    <w:rPr>
      <w:rFonts w:ascii="Times New Roman" w:hAnsi="Times New Roman" w:eastAsia="宋体" w:cs="Times New Roman"/>
      <w:sz w:val="18"/>
      <w:szCs w:val="18"/>
    </w:rPr>
  </w:style>
  <w:style w:type="character" w:customStyle="1" w:styleId="35">
    <w:name w:val="标题 3 字符"/>
    <w:basedOn w:val="22"/>
    <w:link w:val="4"/>
    <w:qFormat/>
    <w:uiPriority w:val="9"/>
    <w:rPr>
      <w:rFonts w:ascii="宋体" w:hAnsi="宋体"/>
      <w:bCs/>
      <w:sz w:val="24"/>
      <w:szCs w:val="32"/>
    </w:rPr>
  </w:style>
  <w:style w:type="paragraph" w:customStyle="1" w:styleId="36">
    <w:name w:val="列出段落1"/>
    <w:basedOn w:val="1"/>
    <w:qFormat/>
    <w:uiPriority w:val="34"/>
    <w:pPr>
      <w:ind w:firstLine="420" w:firstLineChars="200"/>
    </w:pPr>
  </w:style>
  <w:style w:type="character" w:customStyle="1" w:styleId="37">
    <w:name w:val="批注文字 字符"/>
    <w:basedOn w:val="22"/>
    <w:link w:val="7"/>
    <w:qFormat/>
    <w:uiPriority w:val="0"/>
    <w:rPr>
      <w:rFonts w:ascii="Times New Roman" w:hAnsi="Times New Roman" w:eastAsia="宋体" w:cs="Times New Roman"/>
      <w:kern w:val="2"/>
      <w:sz w:val="21"/>
      <w:szCs w:val="24"/>
    </w:rPr>
  </w:style>
  <w:style w:type="paragraph" w:styleId="38">
    <w:name w:val="List Paragraph"/>
    <w:basedOn w:val="1"/>
    <w:unhideWhenUsed/>
    <w:qFormat/>
    <w:uiPriority w:val="99"/>
    <w:pPr>
      <w:ind w:firstLine="420" w:firstLineChars="200"/>
    </w:pPr>
  </w:style>
  <w:style w:type="character" w:customStyle="1" w:styleId="39">
    <w:name w:val="正文文本缩进 字符"/>
    <w:basedOn w:val="22"/>
    <w:link w:val="8"/>
    <w:semiHidden/>
    <w:qFormat/>
    <w:uiPriority w:val="99"/>
    <w:rPr>
      <w:rFonts w:ascii="Times New Roman" w:hAnsi="Times New Roman" w:eastAsia="宋体" w:cs="Times New Roman"/>
      <w:kern w:val="2"/>
      <w:sz w:val="21"/>
      <w:szCs w:val="24"/>
    </w:rPr>
  </w:style>
  <w:style w:type="character" w:customStyle="1" w:styleId="40">
    <w:name w:val="正文文本首行缩进 2 字符"/>
    <w:basedOn w:val="39"/>
    <w:link w:val="19"/>
    <w:qFormat/>
    <w:uiPriority w:val="99"/>
    <w:rPr>
      <w:rFonts w:ascii="宋体" w:hAnsi="宋体" w:eastAsia="宋体" w:cs="Times New Roman"/>
      <w:kern w:val="2"/>
      <w:sz w:val="24"/>
      <w:szCs w:val="22"/>
    </w:rPr>
  </w:style>
  <w:style w:type="table" w:customStyle="1" w:styleId="41">
    <w:name w:val="无格式表格 41"/>
    <w:basedOn w:val="20"/>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2">
    <w:name w:val="三线表"/>
    <w:basedOn w:val="20"/>
    <w:qFormat/>
    <w:uiPriority w:val="99"/>
    <w:pPr>
      <w:jc w:val="center"/>
    </w:pPr>
    <w:rPr>
      <w:rFonts w:eastAsia="仿宋"/>
      <w:sz w:val="18"/>
    </w:rPr>
    <w:tblPr>
      <w:tblBorders>
        <w:top w:val="single" w:color="auto" w:sz="12" w:space="0"/>
        <w:bottom w:val="single" w:color="auto" w:sz="12" w:space="0"/>
      </w:tblBorders>
    </w:tblPr>
    <w:tcPr>
      <w:vAlign w:val="center"/>
    </w:tcPr>
    <w:tblStylePr w:type="firstRow">
      <w:tcPr>
        <w:tcBorders>
          <w:top w:val="single" w:color="auto" w:sz="12" w:space="0"/>
          <w:left w:val="nil"/>
          <w:bottom w:val="single" w:color="auto" w:sz="12" w:space="0"/>
          <w:right w:val="nil"/>
          <w:insideH w:val="nil"/>
          <w:insideV w:val="nil"/>
          <w:tl2br w:val="nil"/>
          <w:tr2bl w:val="nil"/>
        </w:tcBorders>
      </w:tcPr>
    </w:tblStylePr>
    <w:tblStylePr w:type="lastRow">
      <w:tcPr>
        <w:tcBorders>
          <w:top w:val="nil"/>
          <w:left w:val="nil"/>
          <w:bottom w:val="single" w:color="auto" w:sz="12" w:space="0"/>
          <w:right w:val="nil"/>
          <w:insideH w:val="nil"/>
          <w:insideV w:val="nil"/>
          <w:tl2br w:val="nil"/>
          <w:tr2bl w:val="nil"/>
        </w:tcBorders>
      </w:tcPr>
    </w:tblStylePr>
  </w:style>
  <w:style w:type="paragraph" w:customStyle="1" w:styleId="43">
    <w:name w:val="TOC 标题1"/>
    <w:basedOn w:val="2"/>
    <w:next w:val="1"/>
    <w:unhideWhenUsed/>
    <w:qFormat/>
    <w:uiPriority w:val="39"/>
    <w:pPr>
      <w:wordWrap/>
      <w:spacing w:before="240" w:line="259" w:lineRule="auto"/>
      <w:outlineLvl w:val="9"/>
    </w:pPr>
    <w:rPr>
      <w:rFonts w:ascii="黑体" w:hAnsi="黑体" w:cstheme="majorBidi"/>
      <w:bCs w:val="0"/>
      <w:kern w:val="0"/>
      <w:sz w:val="36"/>
      <w:szCs w:val="36"/>
      <w:lang w:val="zh-CN"/>
    </w:rPr>
  </w:style>
  <w:style w:type="paragraph" w:customStyle="1" w:styleId="44">
    <w:name w:val="Table Paragraph"/>
    <w:basedOn w:val="1"/>
    <w:qFormat/>
    <w:uiPriority w:val="1"/>
    <w:pPr>
      <w:widowControl w:val="0"/>
      <w:wordWrap/>
      <w:autoSpaceDE w:val="0"/>
      <w:autoSpaceDN w:val="0"/>
      <w:jc w:val="left"/>
    </w:pPr>
    <w:rPr>
      <w:rFonts w:ascii="黑体" w:hAnsi="黑体" w:eastAsia="黑体" w:cs="黑体"/>
      <w:sz w:val="22"/>
      <w:szCs w:val="22"/>
      <w:lang w:eastAsia="en-US"/>
    </w:rPr>
  </w:style>
  <w:style w:type="character" w:customStyle="1" w:styleId="45">
    <w:name w:val="未处理的提及1"/>
    <w:basedOn w:val="22"/>
    <w:semiHidden/>
    <w:unhideWhenUsed/>
    <w:qFormat/>
    <w:uiPriority w:val="99"/>
    <w:rPr>
      <w:color w:val="605E5C"/>
      <w:shd w:val="clear" w:color="auto" w:fill="E1DFDD"/>
    </w:rPr>
  </w:style>
  <w:style w:type="paragraph" w:customStyle="1" w:styleId="46">
    <w:name w:val="中文表题"/>
    <w:basedOn w:val="6"/>
    <w:next w:val="1"/>
    <w:qFormat/>
    <w:uiPriority w:val="0"/>
    <w:pPr>
      <w:widowControl w:val="0"/>
      <w:wordWrap/>
      <w:jc w:val="center"/>
    </w:pPr>
    <w:rPr>
      <w:rFonts w:ascii="Times New Roman" w:hAnsi="Times New Roman" w:eastAsia="宋体" w:cs="Times New Roman"/>
      <w:b/>
      <w:kern w:val="2"/>
      <w:sz w:val="21"/>
      <w:szCs w:val="21"/>
    </w:rPr>
  </w:style>
  <w:style w:type="character" w:customStyle="1" w:styleId="47">
    <w:name w:val="标题 4 字符"/>
    <w:basedOn w:val="22"/>
    <w:link w:val="5"/>
    <w:semiHidden/>
    <w:qFormat/>
    <w:uiPriority w:val="9"/>
    <w:rPr>
      <w:rFonts w:asciiTheme="majorHAnsi" w:hAnsiTheme="majorHAnsi" w:eastAsiaTheme="majorEastAsia" w:cstheme="majorBidi"/>
      <w:b/>
      <w:bCs/>
      <w:sz w:val="28"/>
      <w:szCs w:val="28"/>
    </w:rPr>
  </w:style>
  <w:style w:type="paragraph" w:customStyle="1" w:styleId="48">
    <w:name w:val="修订1"/>
    <w:hidden/>
    <w:unhideWhenUsed/>
    <w:qFormat/>
    <w:uiPriority w:val="99"/>
    <w:rPr>
      <w:rFonts w:eastAsia="宋体" w:asciiTheme="minorHAnsi" w:hAnsiTheme="minorHAnsi" w:cstheme="minorBidi"/>
      <w:sz w:val="21"/>
      <w:szCs w:val="21"/>
      <w:lang w:val="en-US" w:eastAsia="zh-CN" w:bidi="ar-SA"/>
    </w:rPr>
  </w:style>
  <w:style w:type="paragraph" w:customStyle="1" w:styleId="49">
    <w:name w:val="英文表题"/>
    <w:basedOn w:val="6"/>
    <w:next w:val="1"/>
    <w:qFormat/>
    <w:uiPriority w:val="0"/>
    <w:pPr>
      <w:widowControl w:val="0"/>
      <w:wordWrap/>
      <w:jc w:val="center"/>
    </w:pPr>
    <w:rPr>
      <w:rFonts w:ascii="Times New Roman" w:hAnsi="Times New Roman" w:eastAsia="宋体" w:cs="Times New Roman"/>
      <w:b/>
      <w:kern w:val="2"/>
      <w:sz w:val="21"/>
      <w:szCs w:val="21"/>
    </w:rPr>
  </w:style>
  <w:style w:type="paragraph" w:customStyle="1" w:styleId="50">
    <w:name w:val="修订2"/>
    <w:hidden/>
    <w:unhideWhenUsed/>
    <w:qFormat/>
    <w:uiPriority w:val="99"/>
    <w:rPr>
      <w:rFonts w:eastAsia="宋体" w:asciiTheme="minorHAnsi" w:hAnsiTheme="minorHAnsi" w:cstheme="minorBidi"/>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7" Type="http://schemas.microsoft.com/office/2011/relationships/people" Target="people.xml"/><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microsoft.com/office/2011/relationships/commentsExtended" Target="commentsExtended.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EB2DDC9-3460-4257-B975-2747905054C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58</Pages>
  <Words>1156</Words>
  <Characters>2686</Characters>
  <Lines>257</Lines>
  <Paragraphs>72</Paragraphs>
  <TotalTime>3</TotalTime>
  <ScaleCrop>false</ScaleCrop>
  <LinksUpToDate>false</LinksUpToDate>
  <CharactersWithSpaces>3370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2018-03-30T09:07:00Z</dcterms:created>
  <dc:creator>微软用户</dc:creator>
  <cp:lastModifiedBy>WPS_1661857946</cp:lastModifiedBy>
  <cp:lastPrinted>2025-05-30T03:39:00Z</cp:lastPrinted>
  <dcterms:modified xsi:type="dcterms:W3CDTF">2026-03-04T13:57:49Z</dcterms:modified>
  <cp:revision>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4B32E0D1601C4782B7F9E4FCB80640D2_13</vt:lpwstr>
  </property>
  <property fmtid="{D5CDD505-2E9C-101B-9397-08002B2CF9AE}" pid="4" name="KSOTemplateDocerSaveRecord">
    <vt:lpwstr>eyJoZGlkIjoiMDU0MjJlM2FiN2RmNzhhZmMwZWEyZGViNTNhMDFkMjQiLCJ1c2VySWQiOiI0NTg3MTQ0OTUifQ==</vt:lpwstr>
  </property>
</Properties>
</file>